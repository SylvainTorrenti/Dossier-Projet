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Default="00F61442" w:rsidP="00F61442">
      <w:pPr>
        <w:jc w:val="center"/>
        <w:rPr>
          <w:sz w:val="72"/>
          <w:szCs w:val="72"/>
        </w:rPr>
      </w:pPr>
    </w:p>
    <w:p w14:paraId="634C6101" w14:textId="685A0181" w:rsidR="00576B10" w:rsidRPr="00576B10" w:rsidRDefault="00576B10" w:rsidP="00F61442">
      <w:pPr>
        <w:jc w:val="center"/>
        <w:rPr>
          <w:sz w:val="40"/>
          <w:szCs w:val="40"/>
        </w:rPr>
      </w:pPr>
      <w:r>
        <w:rPr>
          <w:sz w:val="40"/>
          <w:szCs w:val="40"/>
        </w:rPr>
        <w:t>Examen CDA</w:t>
      </w:r>
    </w:p>
    <w:p w14:paraId="495237E2" w14:textId="77777777" w:rsidR="00576B10" w:rsidRDefault="00576B10" w:rsidP="00576B10">
      <w:pPr>
        <w:jc w:val="center"/>
        <w:rPr>
          <w:sz w:val="32"/>
          <w:szCs w:val="32"/>
        </w:rPr>
      </w:pPr>
      <w:r w:rsidRPr="007F5636">
        <w:rPr>
          <w:sz w:val="32"/>
          <w:szCs w:val="32"/>
        </w:rPr>
        <w:t>Sylvain Torrenti</w:t>
      </w:r>
    </w:p>
    <w:p w14:paraId="5FFFA870" w14:textId="565BCF41" w:rsidR="00576B10" w:rsidRPr="007F5636" w:rsidRDefault="00576B10" w:rsidP="00576B10">
      <w:pPr>
        <w:jc w:val="center"/>
        <w:rPr>
          <w:sz w:val="32"/>
          <w:szCs w:val="32"/>
        </w:rPr>
      </w:pPr>
      <w:r>
        <w:rPr>
          <w:sz w:val="32"/>
          <w:szCs w:val="32"/>
        </w:rPr>
        <w:t>CDA 07</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Default="002922AA" w:rsidP="00F61442">
      <w:pPr>
        <w:jc w:val="center"/>
        <w:rPr>
          <w:sz w:val="40"/>
          <w:szCs w:val="40"/>
        </w:rPr>
      </w:pPr>
    </w:p>
    <w:p w14:paraId="41086105" w14:textId="77777777" w:rsidR="00576B10" w:rsidRDefault="00576B10" w:rsidP="00F61442">
      <w:pPr>
        <w:jc w:val="center"/>
        <w:rPr>
          <w:sz w:val="40"/>
          <w:szCs w:val="40"/>
        </w:rPr>
      </w:pPr>
    </w:p>
    <w:p w14:paraId="0FAD9759" w14:textId="77777777" w:rsidR="00576B10" w:rsidRPr="007F5636" w:rsidRDefault="00576B10" w:rsidP="00F61442">
      <w:pPr>
        <w:jc w:val="center"/>
        <w:rPr>
          <w:sz w:val="40"/>
          <w:szCs w:val="40"/>
        </w:rPr>
      </w:pPr>
    </w:p>
    <w:p w14:paraId="318999B3" w14:textId="7D6D484E" w:rsidR="000941C5" w:rsidRPr="007F5636" w:rsidRDefault="000941C5" w:rsidP="00A76C8B">
      <w:pPr>
        <w:pStyle w:val="Titre1"/>
        <w:rPr>
          <w:rFonts w:ascii="Times New Roman" w:hAnsi="Times New Roman" w:cs="Times New Roman"/>
          <w:szCs w:val="40"/>
        </w:rPr>
      </w:pPr>
      <w:bookmarkStart w:id="0" w:name="_Toc165972605"/>
      <w:r w:rsidRPr="007F5636">
        <w:rPr>
          <w:rFonts w:ascii="Times New Roman" w:hAnsi="Times New Roman" w:cs="Times New Roman"/>
          <w:szCs w:val="40"/>
        </w:rPr>
        <w:lastRenderedPageBreak/>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4A1655B0" w:rsidR="000941C5" w:rsidRPr="007F5636" w:rsidRDefault="000941C5" w:rsidP="00234B39">
      <w:pPr>
        <w:spacing w:line="360" w:lineRule="auto"/>
        <w:jc w:val="both"/>
      </w:pPr>
      <w:r w:rsidRPr="007F5636">
        <w:tab/>
        <w:t xml:space="preserve">Je remercie </w:t>
      </w:r>
      <w:r w:rsidR="00587A46" w:rsidRPr="007F5636">
        <w:t xml:space="preserve">vivement </w:t>
      </w:r>
      <w:r w:rsidRPr="007F5636">
        <w:t xml:space="preserve">l’équipe pédagogique. Que </w:t>
      </w:r>
      <w:r w:rsidR="009030B5" w:rsidRPr="007F5636">
        <w:t>ce</w:t>
      </w:r>
      <w:r w:rsidRPr="007F5636">
        <w:t xml:space="preserve"> soi</w:t>
      </w:r>
      <w:r w:rsidR="00234B39" w:rsidRPr="007F5636">
        <w:t>en</w:t>
      </w:r>
      <w:r w:rsidRPr="007F5636">
        <w:t xml:space="preserve">t les formateurs techniques, </w:t>
      </w:r>
      <w:r w:rsidR="00B75785" w:rsidRPr="007F5636">
        <w:rPr>
          <w:b/>
          <w:bCs/>
        </w:rPr>
        <w:t>Serge BOISSEAU</w:t>
      </w:r>
      <w:r w:rsidR="00B75785" w:rsidRPr="007F5636">
        <w:t xml:space="preserve">, </w:t>
      </w:r>
      <w:r w:rsidR="00B75785" w:rsidRPr="007F5636">
        <w:rPr>
          <w:b/>
          <w:bCs/>
        </w:rPr>
        <w:t>Théo OLLIVIER-TRIQUET</w:t>
      </w:r>
      <w:r w:rsidR="00B75785" w:rsidRPr="007F5636">
        <w:t xml:space="preserve">, </w:t>
      </w:r>
      <w:r w:rsidR="00B75785" w:rsidRPr="007F5636">
        <w:rPr>
          <w:b/>
          <w:bCs/>
        </w:rPr>
        <w:t>Fabien BELUGOU</w:t>
      </w:r>
      <w:r w:rsidR="00B75785" w:rsidRPr="007F5636">
        <w:t xml:space="preserve">, </w:t>
      </w:r>
      <w:r w:rsidR="00B75785" w:rsidRPr="007F5636">
        <w:rPr>
          <w:b/>
          <w:bCs/>
        </w:rPr>
        <w:t xml:space="preserve">Philippe PALAU </w:t>
      </w:r>
      <w:r w:rsidR="00B75785" w:rsidRPr="007F5636">
        <w:t xml:space="preserve">et </w:t>
      </w:r>
      <w:r w:rsidR="00B75785" w:rsidRPr="007F5636">
        <w:rPr>
          <w:b/>
          <w:bCs/>
        </w:rPr>
        <w:t>Hakim LASSOUED</w:t>
      </w:r>
      <w:r w:rsidR="00B75785" w:rsidRPr="007F5636">
        <w:t>,</w:t>
      </w:r>
      <w:r w:rsidRPr="007F5636">
        <w:t xml:space="preserve"> qui m’ont permis de mieux appréhender les </w:t>
      </w:r>
      <w:r w:rsidR="00052CE8" w:rsidRPr="007F5636">
        <w:t xml:space="preserve">différentes problématiques auxquelles j’ai été confrontées </w:t>
      </w:r>
      <w:r w:rsidRPr="007F5636">
        <w:t>mais aussi les formateur</w:t>
      </w:r>
      <w:r w:rsidR="00052CE8" w:rsidRPr="007F5636">
        <w:t>s</w:t>
      </w:r>
      <w:r w:rsidRPr="007F5636">
        <w:t xml:space="preserve"> intervenu</w:t>
      </w:r>
      <w:r w:rsidR="00052CE8" w:rsidRPr="007F5636">
        <w:t>s</w:t>
      </w:r>
      <w:r w:rsidRPr="007F5636">
        <w:t xml:space="preserve"> pour les compétences transverse</w:t>
      </w:r>
      <w:r w:rsidR="00234B39" w:rsidRPr="007F5636">
        <w:t>s</w:t>
      </w:r>
      <w:r w:rsidR="00B75785" w:rsidRPr="007F5636">
        <w:t xml:space="preserve">, </w:t>
      </w:r>
      <w:r w:rsidR="00B75785" w:rsidRPr="007F5636">
        <w:rPr>
          <w:b/>
          <w:bCs/>
        </w:rPr>
        <w:t xml:space="preserve">Sarah KINSLEY, Annelies AANTJES, Dylan PEREZ </w:t>
      </w:r>
      <w:r w:rsidR="00B75785" w:rsidRPr="007F5636">
        <w:t>et</w:t>
      </w:r>
      <w:r w:rsidR="00B75785" w:rsidRPr="007F5636">
        <w:rPr>
          <w:b/>
          <w:bCs/>
        </w:rPr>
        <w:t xml:space="preserve"> Alexandra TESTART.</w:t>
      </w:r>
      <w:r w:rsidRPr="007F5636">
        <w:t xml:space="preserve"> </w:t>
      </w:r>
    </w:p>
    <w:p w14:paraId="3FA759EC" w14:textId="12317D97" w:rsidR="00B75785" w:rsidRPr="007F5636" w:rsidRDefault="00B75785" w:rsidP="00234B39">
      <w:pPr>
        <w:spacing w:line="360" w:lineRule="auto"/>
        <w:jc w:val="both"/>
      </w:pPr>
      <w:r w:rsidRPr="007F5636">
        <w:tab/>
      </w:r>
    </w:p>
    <w:p w14:paraId="0676E1BE" w14:textId="38817C00" w:rsidR="002922AA" w:rsidRPr="007F5636" w:rsidRDefault="00B75785" w:rsidP="00234B39">
      <w:pPr>
        <w:spacing w:line="360" w:lineRule="auto"/>
        <w:jc w:val="both"/>
      </w:pPr>
      <w:r w:rsidRPr="007F5636">
        <w:tab/>
        <w:t xml:space="preserve">Je souhaite également remercier </w:t>
      </w:r>
      <w:r w:rsidRPr="007F5636">
        <w:rPr>
          <w:b/>
          <w:bCs/>
        </w:rPr>
        <w:t xml:space="preserve">Muriel ANDREO </w:t>
      </w:r>
      <w:r w:rsidRPr="007F5636">
        <w:t xml:space="preserve">et </w:t>
      </w:r>
      <w:r w:rsidRPr="007F5636">
        <w:rPr>
          <w:b/>
          <w:bCs/>
        </w:rPr>
        <w:t xml:space="preserve">Carole GALTIER </w:t>
      </w:r>
      <w:r w:rsidRPr="007F5636">
        <w:t>pour leur accueil au sein de l’établissement</w:t>
      </w:r>
      <w:r w:rsidR="00052CE8" w:rsidRPr="007F5636">
        <w:rPr>
          <w:color w:val="00B050"/>
        </w:rPr>
        <w:t xml:space="preserve"> </w:t>
      </w:r>
      <w:r w:rsidR="00052CE8" w:rsidRPr="007F5636">
        <w:t>ainsi que t</w:t>
      </w:r>
      <w:r w:rsidR="00A76C8B" w:rsidRPr="007F5636">
        <w:t>ous mes collègues de la formation, qui ont permis un cadre propice à l’apprentissage.</w:t>
      </w:r>
      <w:r w:rsidR="002922AA" w:rsidRPr="007F5636">
        <w:t xml:space="preserve"> </w:t>
      </w:r>
      <w:r w:rsidR="002922AA" w:rsidRPr="007F5636">
        <w:rPr>
          <w:color w:val="FF0000"/>
        </w:rPr>
        <w:t>Mais</w:t>
      </w:r>
      <w:r w:rsidR="00133134">
        <w:rPr>
          <w:color w:val="FF0000"/>
        </w:rPr>
        <w:t xml:space="preserve"> aussi</w:t>
      </w:r>
      <w:r w:rsidR="00CB44B1" w:rsidRPr="007F5636">
        <w:rPr>
          <w:color w:val="FF0000"/>
        </w:rPr>
        <w:t xml:space="preserve"> </w:t>
      </w:r>
      <w:r w:rsidR="00CB44B1" w:rsidRPr="007F5636">
        <w:rPr>
          <w:b/>
          <w:bCs/>
          <w:color w:val="FF0000"/>
        </w:rPr>
        <w:t xml:space="preserve">Sky GUNNING </w:t>
      </w:r>
      <w:r w:rsidR="00CB44B1" w:rsidRPr="007F5636">
        <w:rPr>
          <w:color w:val="FF0000"/>
        </w:rPr>
        <w:t>ainsi que</w:t>
      </w:r>
      <w:r w:rsidR="002922AA" w:rsidRPr="007F5636">
        <w:rPr>
          <w:color w:val="FF0000"/>
        </w:rPr>
        <w:t xml:space="preserve"> l’entreprise DSI qui m’a accueilli durant mon stage de fin de formation.</w:t>
      </w:r>
    </w:p>
    <w:p w14:paraId="0B6668BF" w14:textId="77777777" w:rsidR="00A76C8B" w:rsidRPr="007F5636" w:rsidRDefault="00A76C8B" w:rsidP="00234B39">
      <w:pPr>
        <w:spacing w:line="360" w:lineRule="auto"/>
        <w:jc w:val="both"/>
      </w:pPr>
    </w:p>
    <w:p w14:paraId="5862E970" w14:textId="55E22DF5" w:rsidR="00A76C8B" w:rsidRPr="007F5636" w:rsidRDefault="00A76C8B" w:rsidP="00234B39">
      <w:pPr>
        <w:spacing w:after="0" w:line="360" w:lineRule="auto"/>
        <w:ind w:firstLine="708"/>
        <w:jc w:val="both"/>
      </w:pPr>
      <w:r w:rsidRPr="007F5636">
        <w:tab/>
      </w:r>
      <w:r w:rsidR="00587A46" w:rsidRPr="007F5636">
        <w:t>Et enfin, m</w:t>
      </w:r>
      <w:r w:rsidRPr="007F5636">
        <w:t>erci à ma famille qui m’a soutenu et encouragé durant cette</w:t>
      </w:r>
      <w:r w:rsidR="002C72DA" w:rsidRPr="007F5636">
        <w:t xml:space="preserve"> première étape de ma</w:t>
      </w:r>
      <w:r w:rsidRPr="007F5636">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ascii="Times New Roman" w:hAnsi="Times New Roman" w:cs="Times New Roman"/>
              <w:color w:val="4472C4" w:themeColor="accent1"/>
              <w:lang w:val="fr-FR"/>
            </w:rPr>
          </w:pPr>
          <w:r w:rsidRPr="007F5636">
            <w:rPr>
              <w:rFonts w:ascii="Times New Roman" w:hAnsi="Times New Roman" w:cs="Times New Roman"/>
              <w:color w:val="4472C4" w:themeColor="accent1"/>
              <w:lang w:val="fr-FR"/>
            </w:rPr>
            <w:t>Table des matières</w:t>
          </w:r>
        </w:p>
        <w:p w14:paraId="5845DD97" w14:textId="4A8FE1D1" w:rsidR="00515A4F" w:rsidRDefault="00CA0D75">
          <w:pPr>
            <w:pStyle w:val="TM1"/>
            <w:rPr>
              <w:rFonts w:asciiTheme="minorHAnsi" w:eastAsiaTheme="minorEastAsia" w:hAnsiTheme="minorHAnsi" w:cstheme="minorBidi"/>
              <w:b w:val="0"/>
              <w:bCs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5972605" w:history="1">
            <w:r w:rsidR="00515A4F" w:rsidRPr="00543391">
              <w:rPr>
                <w:rStyle w:val="Lienhypertexte"/>
              </w:rPr>
              <w:t>Remerciements</w:t>
            </w:r>
            <w:r w:rsidR="00515A4F">
              <w:rPr>
                <w:webHidden/>
              </w:rPr>
              <w:tab/>
            </w:r>
            <w:r w:rsidR="00515A4F">
              <w:rPr>
                <w:webHidden/>
              </w:rPr>
              <w:fldChar w:fldCharType="begin"/>
            </w:r>
            <w:r w:rsidR="00515A4F">
              <w:rPr>
                <w:webHidden/>
              </w:rPr>
              <w:instrText xml:space="preserve"> PAGEREF _Toc165972605 \h </w:instrText>
            </w:r>
            <w:r w:rsidR="00515A4F">
              <w:rPr>
                <w:webHidden/>
              </w:rPr>
            </w:r>
            <w:r w:rsidR="00515A4F">
              <w:rPr>
                <w:webHidden/>
              </w:rPr>
              <w:fldChar w:fldCharType="separate"/>
            </w:r>
            <w:r w:rsidR="0035345C">
              <w:rPr>
                <w:webHidden/>
              </w:rPr>
              <w:t>2</w:t>
            </w:r>
            <w:r w:rsidR="00515A4F">
              <w:rPr>
                <w:webHidden/>
              </w:rPr>
              <w:fldChar w:fldCharType="end"/>
            </w:r>
          </w:hyperlink>
        </w:p>
        <w:p w14:paraId="0B52C280" w14:textId="74A71E81" w:rsidR="00515A4F" w:rsidRDefault="00000000">
          <w:pPr>
            <w:pStyle w:val="TM1"/>
            <w:rPr>
              <w:rFonts w:asciiTheme="minorHAnsi" w:eastAsiaTheme="minorEastAsia" w:hAnsiTheme="minorHAnsi" w:cstheme="minorBidi"/>
              <w:b w:val="0"/>
              <w:bCs w:val="0"/>
              <w:kern w:val="2"/>
              <w:lang w:eastAsia="fr-FR"/>
            </w:rPr>
          </w:pPr>
          <w:hyperlink w:anchor="_Toc165972606" w:history="1">
            <w:r w:rsidR="00515A4F" w:rsidRPr="00543391">
              <w:rPr>
                <w:rStyle w:val="Lienhypertexte"/>
              </w:rPr>
              <w:t>Projet effectué durant la période de stage</w:t>
            </w:r>
            <w:r w:rsidR="00515A4F">
              <w:rPr>
                <w:webHidden/>
              </w:rPr>
              <w:tab/>
            </w:r>
            <w:r w:rsidR="00515A4F">
              <w:rPr>
                <w:webHidden/>
              </w:rPr>
              <w:fldChar w:fldCharType="begin"/>
            </w:r>
            <w:r w:rsidR="00515A4F">
              <w:rPr>
                <w:webHidden/>
              </w:rPr>
              <w:instrText xml:space="preserve"> PAGEREF _Toc165972606 \h </w:instrText>
            </w:r>
            <w:r w:rsidR="00515A4F">
              <w:rPr>
                <w:webHidden/>
              </w:rPr>
            </w:r>
            <w:r w:rsidR="00515A4F">
              <w:rPr>
                <w:webHidden/>
              </w:rPr>
              <w:fldChar w:fldCharType="separate"/>
            </w:r>
            <w:r w:rsidR="0035345C">
              <w:rPr>
                <w:webHidden/>
              </w:rPr>
              <w:t>4</w:t>
            </w:r>
            <w:r w:rsidR="00515A4F">
              <w:rPr>
                <w:webHidden/>
              </w:rPr>
              <w:fldChar w:fldCharType="end"/>
            </w:r>
          </w:hyperlink>
        </w:p>
        <w:p w14:paraId="00FC5769" w14:textId="06FA72C3" w:rsidR="00515A4F" w:rsidRDefault="00000000">
          <w:pPr>
            <w:pStyle w:val="TM2"/>
            <w:rPr>
              <w:rFonts w:asciiTheme="minorHAnsi" w:eastAsiaTheme="minorEastAsia" w:hAnsiTheme="minorHAnsi" w:cstheme="minorBidi"/>
              <w:b w:val="0"/>
              <w:bCs w:val="0"/>
              <w:kern w:val="2"/>
              <w:lang w:eastAsia="fr-FR"/>
            </w:rPr>
          </w:pPr>
          <w:hyperlink w:anchor="_Toc165972607" w:history="1">
            <w:r w:rsidR="00515A4F" w:rsidRPr="00543391">
              <w:rPr>
                <w:rStyle w:val="Lienhypertexte"/>
              </w:rPr>
              <w:t>Présentation de l’entreprise</w:t>
            </w:r>
            <w:r w:rsidR="00515A4F">
              <w:rPr>
                <w:webHidden/>
              </w:rPr>
              <w:tab/>
            </w:r>
            <w:r w:rsidR="00515A4F">
              <w:rPr>
                <w:webHidden/>
              </w:rPr>
              <w:fldChar w:fldCharType="begin"/>
            </w:r>
            <w:r w:rsidR="00515A4F">
              <w:rPr>
                <w:webHidden/>
              </w:rPr>
              <w:instrText xml:space="preserve"> PAGEREF _Toc165972607 \h </w:instrText>
            </w:r>
            <w:r w:rsidR="00515A4F">
              <w:rPr>
                <w:webHidden/>
              </w:rPr>
            </w:r>
            <w:r w:rsidR="00515A4F">
              <w:rPr>
                <w:webHidden/>
              </w:rPr>
              <w:fldChar w:fldCharType="separate"/>
            </w:r>
            <w:r w:rsidR="0035345C">
              <w:rPr>
                <w:webHidden/>
              </w:rPr>
              <w:t>4</w:t>
            </w:r>
            <w:r w:rsidR="00515A4F">
              <w:rPr>
                <w:webHidden/>
              </w:rPr>
              <w:fldChar w:fldCharType="end"/>
            </w:r>
          </w:hyperlink>
        </w:p>
        <w:p w14:paraId="6BB1FF61" w14:textId="7B9213B1" w:rsidR="00515A4F" w:rsidRDefault="00000000">
          <w:pPr>
            <w:pStyle w:val="TM2"/>
            <w:rPr>
              <w:rFonts w:asciiTheme="minorHAnsi" w:eastAsiaTheme="minorEastAsia" w:hAnsiTheme="minorHAnsi" w:cstheme="minorBidi"/>
              <w:b w:val="0"/>
              <w:bCs w:val="0"/>
              <w:kern w:val="2"/>
              <w:lang w:eastAsia="fr-FR"/>
            </w:rPr>
          </w:pPr>
          <w:hyperlink w:anchor="_Toc165972608" w:history="1">
            <w:r w:rsidR="00515A4F" w:rsidRPr="00543391">
              <w:rPr>
                <w:rStyle w:val="Lienhypertexte"/>
              </w:rPr>
              <w:t>Résumé</w:t>
            </w:r>
            <w:r w:rsidR="00515A4F">
              <w:rPr>
                <w:webHidden/>
              </w:rPr>
              <w:tab/>
            </w:r>
            <w:r w:rsidR="00515A4F">
              <w:rPr>
                <w:webHidden/>
              </w:rPr>
              <w:fldChar w:fldCharType="begin"/>
            </w:r>
            <w:r w:rsidR="00515A4F">
              <w:rPr>
                <w:webHidden/>
              </w:rPr>
              <w:instrText xml:space="preserve"> PAGEREF _Toc165972608 \h </w:instrText>
            </w:r>
            <w:r w:rsidR="00515A4F">
              <w:rPr>
                <w:webHidden/>
              </w:rPr>
            </w:r>
            <w:r w:rsidR="00515A4F">
              <w:rPr>
                <w:webHidden/>
              </w:rPr>
              <w:fldChar w:fldCharType="separate"/>
            </w:r>
            <w:r w:rsidR="0035345C">
              <w:rPr>
                <w:webHidden/>
              </w:rPr>
              <w:t>5</w:t>
            </w:r>
            <w:r w:rsidR="00515A4F">
              <w:rPr>
                <w:webHidden/>
              </w:rPr>
              <w:fldChar w:fldCharType="end"/>
            </w:r>
          </w:hyperlink>
        </w:p>
        <w:p w14:paraId="269F1AD6" w14:textId="1F1E7228" w:rsidR="00515A4F" w:rsidRDefault="00000000">
          <w:pPr>
            <w:pStyle w:val="TM1"/>
            <w:rPr>
              <w:rFonts w:asciiTheme="minorHAnsi" w:eastAsiaTheme="minorEastAsia" w:hAnsiTheme="minorHAnsi" w:cstheme="minorBidi"/>
              <w:b w:val="0"/>
              <w:bCs w:val="0"/>
              <w:kern w:val="2"/>
              <w:lang w:eastAsia="fr-FR"/>
            </w:rPr>
          </w:pPr>
          <w:hyperlink w:anchor="_Toc165972609" w:history="1">
            <w:r w:rsidR="00515A4F" w:rsidRPr="00543391">
              <w:rPr>
                <w:rStyle w:val="Lienhypertexte"/>
              </w:rPr>
              <w:t>Présentation personnelle et de la formation</w:t>
            </w:r>
            <w:r w:rsidR="00515A4F">
              <w:rPr>
                <w:webHidden/>
              </w:rPr>
              <w:tab/>
            </w:r>
            <w:r w:rsidR="00515A4F">
              <w:rPr>
                <w:webHidden/>
              </w:rPr>
              <w:fldChar w:fldCharType="begin"/>
            </w:r>
            <w:r w:rsidR="00515A4F">
              <w:rPr>
                <w:webHidden/>
              </w:rPr>
              <w:instrText xml:space="preserve"> PAGEREF _Toc165972609 \h </w:instrText>
            </w:r>
            <w:r w:rsidR="00515A4F">
              <w:rPr>
                <w:webHidden/>
              </w:rPr>
            </w:r>
            <w:r w:rsidR="00515A4F">
              <w:rPr>
                <w:webHidden/>
              </w:rPr>
              <w:fldChar w:fldCharType="separate"/>
            </w:r>
            <w:r w:rsidR="0035345C">
              <w:rPr>
                <w:webHidden/>
              </w:rPr>
              <w:t>6</w:t>
            </w:r>
            <w:r w:rsidR="00515A4F">
              <w:rPr>
                <w:webHidden/>
              </w:rPr>
              <w:fldChar w:fldCharType="end"/>
            </w:r>
          </w:hyperlink>
        </w:p>
        <w:p w14:paraId="40D546A7" w14:textId="583231DA" w:rsidR="00515A4F" w:rsidRDefault="00000000">
          <w:pPr>
            <w:pStyle w:val="TM2"/>
            <w:rPr>
              <w:rFonts w:asciiTheme="minorHAnsi" w:eastAsiaTheme="minorEastAsia" w:hAnsiTheme="minorHAnsi" w:cstheme="minorBidi"/>
              <w:b w:val="0"/>
              <w:bCs w:val="0"/>
              <w:kern w:val="2"/>
              <w:lang w:eastAsia="fr-FR"/>
            </w:rPr>
          </w:pPr>
          <w:hyperlink w:anchor="_Toc165972610" w:history="1">
            <w:r w:rsidR="00515A4F" w:rsidRPr="00543391">
              <w:rPr>
                <w:rStyle w:val="Lienhypertexte"/>
              </w:rPr>
              <w:t>Liste des compétences couvertes par le projet</w:t>
            </w:r>
            <w:r w:rsidR="00515A4F">
              <w:rPr>
                <w:webHidden/>
              </w:rPr>
              <w:tab/>
            </w:r>
            <w:r w:rsidR="00515A4F">
              <w:rPr>
                <w:webHidden/>
              </w:rPr>
              <w:fldChar w:fldCharType="begin"/>
            </w:r>
            <w:r w:rsidR="00515A4F">
              <w:rPr>
                <w:webHidden/>
              </w:rPr>
              <w:instrText xml:space="preserve"> PAGEREF _Toc165972610 \h </w:instrText>
            </w:r>
            <w:r w:rsidR="00515A4F">
              <w:rPr>
                <w:webHidden/>
              </w:rPr>
            </w:r>
            <w:r w:rsidR="00515A4F">
              <w:rPr>
                <w:webHidden/>
              </w:rPr>
              <w:fldChar w:fldCharType="separate"/>
            </w:r>
            <w:r w:rsidR="0035345C">
              <w:rPr>
                <w:webHidden/>
              </w:rPr>
              <w:t>7</w:t>
            </w:r>
            <w:r w:rsidR="00515A4F">
              <w:rPr>
                <w:webHidden/>
              </w:rPr>
              <w:fldChar w:fldCharType="end"/>
            </w:r>
          </w:hyperlink>
        </w:p>
        <w:p w14:paraId="51045660" w14:textId="4B42CD8E" w:rsidR="00515A4F" w:rsidRDefault="00000000">
          <w:pPr>
            <w:pStyle w:val="TM1"/>
            <w:rPr>
              <w:rFonts w:asciiTheme="minorHAnsi" w:eastAsiaTheme="minorEastAsia" w:hAnsiTheme="minorHAnsi" w:cstheme="minorBidi"/>
              <w:b w:val="0"/>
              <w:bCs w:val="0"/>
              <w:kern w:val="2"/>
              <w:lang w:eastAsia="fr-FR"/>
            </w:rPr>
          </w:pPr>
          <w:hyperlink w:anchor="_Toc165972611" w:history="1">
            <w:r w:rsidR="00515A4F" w:rsidRPr="00543391">
              <w:rPr>
                <w:rStyle w:val="Lienhypertexte"/>
              </w:rPr>
              <w:t>Expressions des besoins</w:t>
            </w:r>
            <w:r w:rsidR="00515A4F">
              <w:rPr>
                <w:webHidden/>
              </w:rPr>
              <w:tab/>
            </w:r>
            <w:r w:rsidR="00515A4F">
              <w:rPr>
                <w:webHidden/>
              </w:rPr>
              <w:fldChar w:fldCharType="begin"/>
            </w:r>
            <w:r w:rsidR="00515A4F">
              <w:rPr>
                <w:webHidden/>
              </w:rPr>
              <w:instrText xml:space="preserve"> PAGEREF _Toc165972611 \h </w:instrText>
            </w:r>
            <w:r w:rsidR="00515A4F">
              <w:rPr>
                <w:webHidden/>
              </w:rPr>
            </w:r>
            <w:r w:rsidR="00515A4F">
              <w:rPr>
                <w:webHidden/>
              </w:rPr>
              <w:fldChar w:fldCharType="separate"/>
            </w:r>
            <w:r w:rsidR="0035345C">
              <w:rPr>
                <w:webHidden/>
              </w:rPr>
              <w:t>7</w:t>
            </w:r>
            <w:r w:rsidR="00515A4F">
              <w:rPr>
                <w:webHidden/>
              </w:rPr>
              <w:fldChar w:fldCharType="end"/>
            </w:r>
          </w:hyperlink>
        </w:p>
        <w:p w14:paraId="2E727552" w14:textId="7B3CA54B" w:rsidR="00515A4F" w:rsidRDefault="00000000">
          <w:pPr>
            <w:pStyle w:val="TM1"/>
            <w:rPr>
              <w:rFonts w:asciiTheme="minorHAnsi" w:eastAsiaTheme="minorEastAsia" w:hAnsiTheme="minorHAnsi" w:cstheme="minorBidi"/>
              <w:b w:val="0"/>
              <w:bCs w:val="0"/>
              <w:kern w:val="2"/>
              <w:lang w:eastAsia="fr-FR"/>
            </w:rPr>
          </w:pPr>
          <w:hyperlink w:anchor="_Toc165972612" w:history="1">
            <w:r w:rsidR="00515A4F" w:rsidRPr="00543391">
              <w:rPr>
                <w:rStyle w:val="Lienhypertexte"/>
                <w:rFonts w:ascii="Segoe UI" w:hAnsi="Segoe UI" w:cs="Segoe UI"/>
              </w:rPr>
              <w:t>Spécifications fonctionnelles</w:t>
            </w:r>
            <w:r w:rsidR="00515A4F">
              <w:rPr>
                <w:webHidden/>
              </w:rPr>
              <w:tab/>
            </w:r>
            <w:r w:rsidR="00515A4F">
              <w:rPr>
                <w:webHidden/>
              </w:rPr>
              <w:fldChar w:fldCharType="begin"/>
            </w:r>
            <w:r w:rsidR="00515A4F">
              <w:rPr>
                <w:webHidden/>
              </w:rPr>
              <w:instrText xml:space="preserve"> PAGEREF _Toc165972612 \h </w:instrText>
            </w:r>
            <w:r w:rsidR="00515A4F">
              <w:rPr>
                <w:webHidden/>
              </w:rPr>
            </w:r>
            <w:r w:rsidR="00515A4F">
              <w:rPr>
                <w:webHidden/>
              </w:rPr>
              <w:fldChar w:fldCharType="separate"/>
            </w:r>
            <w:r w:rsidR="0035345C">
              <w:rPr>
                <w:webHidden/>
              </w:rPr>
              <w:t>7</w:t>
            </w:r>
            <w:r w:rsidR="00515A4F">
              <w:rPr>
                <w:webHidden/>
              </w:rPr>
              <w:fldChar w:fldCharType="end"/>
            </w:r>
          </w:hyperlink>
        </w:p>
        <w:p w14:paraId="780B9976" w14:textId="2812CA2A" w:rsidR="00515A4F" w:rsidRDefault="00000000">
          <w:pPr>
            <w:pStyle w:val="TM2"/>
            <w:rPr>
              <w:rFonts w:asciiTheme="minorHAnsi" w:eastAsiaTheme="minorEastAsia" w:hAnsiTheme="minorHAnsi" w:cstheme="minorBidi"/>
              <w:b w:val="0"/>
              <w:bCs w:val="0"/>
              <w:kern w:val="2"/>
              <w:lang w:eastAsia="fr-FR"/>
            </w:rPr>
          </w:pPr>
          <w:hyperlink w:anchor="_Toc165972613" w:history="1">
            <w:r w:rsidR="00515A4F" w:rsidRPr="00543391">
              <w:rPr>
                <w:rStyle w:val="Lienhypertexte"/>
              </w:rPr>
              <w:t>Prérequis du projet</w:t>
            </w:r>
            <w:r w:rsidR="00515A4F">
              <w:rPr>
                <w:webHidden/>
              </w:rPr>
              <w:tab/>
            </w:r>
            <w:r w:rsidR="00515A4F">
              <w:rPr>
                <w:webHidden/>
              </w:rPr>
              <w:fldChar w:fldCharType="begin"/>
            </w:r>
            <w:r w:rsidR="00515A4F">
              <w:rPr>
                <w:webHidden/>
              </w:rPr>
              <w:instrText xml:space="preserve"> PAGEREF _Toc165972613 \h </w:instrText>
            </w:r>
            <w:r w:rsidR="00515A4F">
              <w:rPr>
                <w:webHidden/>
              </w:rPr>
            </w:r>
            <w:r w:rsidR="00515A4F">
              <w:rPr>
                <w:webHidden/>
              </w:rPr>
              <w:fldChar w:fldCharType="separate"/>
            </w:r>
            <w:r w:rsidR="0035345C">
              <w:rPr>
                <w:webHidden/>
              </w:rPr>
              <w:t>8</w:t>
            </w:r>
            <w:r w:rsidR="00515A4F">
              <w:rPr>
                <w:webHidden/>
              </w:rPr>
              <w:fldChar w:fldCharType="end"/>
            </w:r>
          </w:hyperlink>
        </w:p>
        <w:p w14:paraId="700B396D" w14:textId="56833C52" w:rsidR="00515A4F" w:rsidRDefault="00000000">
          <w:pPr>
            <w:pStyle w:val="TM2"/>
            <w:rPr>
              <w:rFonts w:asciiTheme="minorHAnsi" w:eastAsiaTheme="minorEastAsia" w:hAnsiTheme="minorHAnsi" w:cstheme="minorBidi"/>
              <w:b w:val="0"/>
              <w:bCs w:val="0"/>
              <w:kern w:val="2"/>
              <w:lang w:eastAsia="fr-FR"/>
            </w:rPr>
          </w:pPr>
          <w:hyperlink w:anchor="_Toc165972614" w:history="1">
            <w:r w:rsidR="00515A4F" w:rsidRPr="00543391">
              <w:rPr>
                <w:rStyle w:val="Lienhypertexte"/>
              </w:rPr>
              <w:t>Présentation du MVC</w:t>
            </w:r>
            <w:r w:rsidR="00515A4F">
              <w:rPr>
                <w:webHidden/>
              </w:rPr>
              <w:tab/>
            </w:r>
            <w:r w:rsidR="00515A4F">
              <w:rPr>
                <w:webHidden/>
              </w:rPr>
              <w:fldChar w:fldCharType="begin"/>
            </w:r>
            <w:r w:rsidR="00515A4F">
              <w:rPr>
                <w:webHidden/>
              </w:rPr>
              <w:instrText xml:space="preserve"> PAGEREF _Toc165972614 \h </w:instrText>
            </w:r>
            <w:r w:rsidR="00515A4F">
              <w:rPr>
                <w:webHidden/>
              </w:rPr>
            </w:r>
            <w:r w:rsidR="00515A4F">
              <w:rPr>
                <w:webHidden/>
              </w:rPr>
              <w:fldChar w:fldCharType="separate"/>
            </w:r>
            <w:r w:rsidR="0035345C">
              <w:rPr>
                <w:webHidden/>
              </w:rPr>
              <w:t>8</w:t>
            </w:r>
            <w:r w:rsidR="00515A4F">
              <w:rPr>
                <w:webHidden/>
              </w:rPr>
              <w:fldChar w:fldCharType="end"/>
            </w:r>
          </w:hyperlink>
        </w:p>
        <w:p w14:paraId="79A70AA6" w14:textId="08BD4BBD" w:rsidR="00515A4F" w:rsidRDefault="00000000">
          <w:pPr>
            <w:pStyle w:val="TM2"/>
            <w:rPr>
              <w:rFonts w:asciiTheme="minorHAnsi" w:eastAsiaTheme="minorEastAsia" w:hAnsiTheme="minorHAnsi" w:cstheme="minorBidi"/>
              <w:b w:val="0"/>
              <w:bCs w:val="0"/>
              <w:kern w:val="2"/>
              <w:lang w:eastAsia="fr-FR"/>
            </w:rPr>
          </w:pPr>
          <w:hyperlink w:anchor="_Toc165972615" w:history="1">
            <w:r w:rsidR="00515A4F" w:rsidRPr="00543391">
              <w:rPr>
                <w:rStyle w:val="Lienhypertexte"/>
              </w:rPr>
              <w:t>Mise en place de l’environnement de travail</w:t>
            </w:r>
            <w:r w:rsidR="00515A4F">
              <w:rPr>
                <w:webHidden/>
              </w:rPr>
              <w:tab/>
            </w:r>
            <w:r w:rsidR="00515A4F">
              <w:rPr>
                <w:webHidden/>
              </w:rPr>
              <w:fldChar w:fldCharType="begin"/>
            </w:r>
            <w:r w:rsidR="00515A4F">
              <w:rPr>
                <w:webHidden/>
              </w:rPr>
              <w:instrText xml:space="preserve"> PAGEREF _Toc165972615 \h </w:instrText>
            </w:r>
            <w:r w:rsidR="00515A4F">
              <w:rPr>
                <w:webHidden/>
              </w:rPr>
            </w:r>
            <w:r w:rsidR="00515A4F">
              <w:rPr>
                <w:webHidden/>
              </w:rPr>
              <w:fldChar w:fldCharType="separate"/>
            </w:r>
            <w:r w:rsidR="0035345C">
              <w:rPr>
                <w:webHidden/>
              </w:rPr>
              <w:t>8</w:t>
            </w:r>
            <w:r w:rsidR="00515A4F">
              <w:rPr>
                <w:webHidden/>
              </w:rPr>
              <w:fldChar w:fldCharType="end"/>
            </w:r>
          </w:hyperlink>
        </w:p>
        <w:p w14:paraId="18506C7B" w14:textId="492AB49F" w:rsidR="00515A4F" w:rsidRDefault="00000000">
          <w:pPr>
            <w:pStyle w:val="TM1"/>
            <w:rPr>
              <w:rFonts w:asciiTheme="minorHAnsi" w:eastAsiaTheme="minorEastAsia" w:hAnsiTheme="minorHAnsi" w:cstheme="minorBidi"/>
              <w:b w:val="0"/>
              <w:bCs w:val="0"/>
              <w:kern w:val="2"/>
              <w:lang w:eastAsia="fr-FR"/>
            </w:rPr>
          </w:pPr>
          <w:hyperlink w:anchor="_Toc165972616" w:history="1">
            <w:r w:rsidR="00515A4F" w:rsidRPr="00543391">
              <w:rPr>
                <w:rStyle w:val="Lienhypertexte"/>
              </w:rPr>
              <w:t>Développement du projet</w:t>
            </w:r>
            <w:r w:rsidR="00515A4F">
              <w:rPr>
                <w:webHidden/>
              </w:rPr>
              <w:tab/>
            </w:r>
            <w:r w:rsidR="00515A4F">
              <w:rPr>
                <w:webHidden/>
              </w:rPr>
              <w:fldChar w:fldCharType="begin"/>
            </w:r>
            <w:r w:rsidR="00515A4F">
              <w:rPr>
                <w:webHidden/>
              </w:rPr>
              <w:instrText xml:space="preserve"> PAGEREF _Toc165972616 \h </w:instrText>
            </w:r>
            <w:r w:rsidR="00515A4F">
              <w:rPr>
                <w:webHidden/>
              </w:rPr>
            </w:r>
            <w:r w:rsidR="00515A4F">
              <w:rPr>
                <w:webHidden/>
              </w:rPr>
              <w:fldChar w:fldCharType="separate"/>
            </w:r>
            <w:r w:rsidR="0035345C">
              <w:rPr>
                <w:webHidden/>
              </w:rPr>
              <w:t>9</w:t>
            </w:r>
            <w:r w:rsidR="00515A4F">
              <w:rPr>
                <w:webHidden/>
              </w:rPr>
              <w:fldChar w:fldCharType="end"/>
            </w:r>
          </w:hyperlink>
        </w:p>
        <w:p w14:paraId="605E6CFE" w14:textId="14E7B15D" w:rsidR="00515A4F" w:rsidRDefault="00000000">
          <w:pPr>
            <w:pStyle w:val="TM2"/>
            <w:rPr>
              <w:rFonts w:asciiTheme="minorHAnsi" w:eastAsiaTheme="minorEastAsia" w:hAnsiTheme="minorHAnsi" w:cstheme="minorBidi"/>
              <w:b w:val="0"/>
              <w:bCs w:val="0"/>
              <w:kern w:val="2"/>
              <w:lang w:eastAsia="fr-FR"/>
            </w:rPr>
          </w:pPr>
          <w:hyperlink w:anchor="_Toc165972617" w:history="1">
            <w:r w:rsidR="00515A4F" w:rsidRPr="00543391">
              <w:rPr>
                <w:rStyle w:val="Lienhypertexte"/>
              </w:rPr>
              <w:t>Création de la Base De Données</w:t>
            </w:r>
            <w:r w:rsidR="00515A4F">
              <w:rPr>
                <w:webHidden/>
              </w:rPr>
              <w:tab/>
            </w:r>
            <w:r w:rsidR="00515A4F">
              <w:rPr>
                <w:webHidden/>
              </w:rPr>
              <w:fldChar w:fldCharType="begin"/>
            </w:r>
            <w:r w:rsidR="00515A4F">
              <w:rPr>
                <w:webHidden/>
              </w:rPr>
              <w:instrText xml:space="preserve"> PAGEREF _Toc165972617 \h </w:instrText>
            </w:r>
            <w:r w:rsidR="00515A4F">
              <w:rPr>
                <w:webHidden/>
              </w:rPr>
            </w:r>
            <w:r w:rsidR="00515A4F">
              <w:rPr>
                <w:webHidden/>
              </w:rPr>
              <w:fldChar w:fldCharType="separate"/>
            </w:r>
            <w:r w:rsidR="0035345C">
              <w:rPr>
                <w:webHidden/>
              </w:rPr>
              <w:t>9</w:t>
            </w:r>
            <w:r w:rsidR="00515A4F">
              <w:rPr>
                <w:webHidden/>
              </w:rPr>
              <w:fldChar w:fldCharType="end"/>
            </w:r>
          </w:hyperlink>
        </w:p>
        <w:p w14:paraId="218842F6" w14:textId="18BD5A09" w:rsidR="00515A4F" w:rsidRDefault="00000000">
          <w:pPr>
            <w:pStyle w:val="TM2"/>
            <w:rPr>
              <w:rFonts w:asciiTheme="minorHAnsi" w:eastAsiaTheme="minorEastAsia" w:hAnsiTheme="minorHAnsi" w:cstheme="minorBidi"/>
              <w:b w:val="0"/>
              <w:bCs w:val="0"/>
              <w:kern w:val="2"/>
              <w:lang w:eastAsia="fr-FR"/>
            </w:rPr>
          </w:pPr>
          <w:hyperlink w:anchor="_Toc165972618" w:history="1">
            <w:r w:rsidR="00515A4F" w:rsidRPr="00543391">
              <w:rPr>
                <w:rStyle w:val="Lienhypertexte"/>
              </w:rPr>
              <w:t>La migration</w:t>
            </w:r>
            <w:r w:rsidR="00515A4F">
              <w:rPr>
                <w:webHidden/>
              </w:rPr>
              <w:tab/>
            </w:r>
            <w:r w:rsidR="00515A4F">
              <w:rPr>
                <w:webHidden/>
              </w:rPr>
              <w:fldChar w:fldCharType="begin"/>
            </w:r>
            <w:r w:rsidR="00515A4F">
              <w:rPr>
                <w:webHidden/>
              </w:rPr>
              <w:instrText xml:space="preserve"> PAGEREF _Toc165972618 \h </w:instrText>
            </w:r>
            <w:r w:rsidR="00515A4F">
              <w:rPr>
                <w:webHidden/>
              </w:rPr>
            </w:r>
            <w:r w:rsidR="00515A4F">
              <w:rPr>
                <w:webHidden/>
              </w:rPr>
              <w:fldChar w:fldCharType="separate"/>
            </w:r>
            <w:r w:rsidR="0035345C">
              <w:rPr>
                <w:webHidden/>
              </w:rPr>
              <w:t>10</w:t>
            </w:r>
            <w:r w:rsidR="00515A4F">
              <w:rPr>
                <w:webHidden/>
              </w:rPr>
              <w:fldChar w:fldCharType="end"/>
            </w:r>
          </w:hyperlink>
        </w:p>
        <w:p w14:paraId="037DA66C" w14:textId="08AE3DA1" w:rsidR="00515A4F" w:rsidRDefault="00000000">
          <w:pPr>
            <w:pStyle w:val="TM2"/>
            <w:rPr>
              <w:rFonts w:asciiTheme="minorHAnsi" w:eastAsiaTheme="minorEastAsia" w:hAnsiTheme="minorHAnsi" w:cstheme="minorBidi"/>
              <w:b w:val="0"/>
              <w:bCs w:val="0"/>
              <w:kern w:val="2"/>
              <w:lang w:eastAsia="fr-FR"/>
            </w:rPr>
          </w:pPr>
          <w:hyperlink w:anchor="_Toc165972619" w:history="1">
            <w:r w:rsidR="00515A4F" w:rsidRPr="00543391">
              <w:rPr>
                <w:rStyle w:val="Lienhypertexte"/>
              </w:rPr>
              <w:t>Les routes</w:t>
            </w:r>
            <w:r w:rsidR="00515A4F">
              <w:rPr>
                <w:webHidden/>
              </w:rPr>
              <w:tab/>
            </w:r>
            <w:r w:rsidR="00515A4F">
              <w:rPr>
                <w:webHidden/>
              </w:rPr>
              <w:fldChar w:fldCharType="begin"/>
            </w:r>
            <w:r w:rsidR="00515A4F">
              <w:rPr>
                <w:webHidden/>
              </w:rPr>
              <w:instrText xml:space="preserve"> PAGEREF _Toc165972619 \h </w:instrText>
            </w:r>
            <w:r w:rsidR="00515A4F">
              <w:rPr>
                <w:webHidden/>
              </w:rPr>
            </w:r>
            <w:r w:rsidR="00515A4F">
              <w:rPr>
                <w:webHidden/>
              </w:rPr>
              <w:fldChar w:fldCharType="separate"/>
            </w:r>
            <w:r w:rsidR="0035345C">
              <w:rPr>
                <w:webHidden/>
              </w:rPr>
              <w:t>11</w:t>
            </w:r>
            <w:r w:rsidR="00515A4F">
              <w:rPr>
                <w:webHidden/>
              </w:rPr>
              <w:fldChar w:fldCharType="end"/>
            </w:r>
          </w:hyperlink>
        </w:p>
        <w:p w14:paraId="0666228D" w14:textId="17CB41A0" w:rsidR="00515A4F" w:rsidRDefault="00000000">
          <w:pPr>
            <w:pStyle w:val="TM2"/>
            <w:rPr>
              <w:rFonts w:asciiTheme="minorHAnsi" w:eastAsiaTheme="minorEastAsia" w:hAnsiTheme="minorHAnsi" w:cstheme="minorBidi"/>
              <w:b w:val="0"/>
              <w:bCs w:val="0"/>
              <w:kern w:val="2"/>
              <w:lang w:eastAsia="fr-FR"/>
            </w:rPr>
          </w:pPr>
          <w:hyperlink w:anchor="_Toc165972620" w:history="1">
            <w:r w:rsidR="00515A4F" w:rsidRPr="00543391">
              <w:rPr>
                <w:rStyle w:val="Lienhypertexte"/>
              </w:rPr>
              <w:t>Les vues</w:t>
            </w:r>
            <w:r w:rsidR="00515A4F">
              <w:rPr>
                <w:webHidden/>
              </w:rPr>
              <w:tab/>
            </w:r>
            <w:r w:rsidR="00515A4F">
              <w:rPr>
                <w:webHidden/>
              </w:rPr>
              <w:fldChar w:fldCharType="begin"/>
            </w:r>
            <w:r w:rsidR="00515A4F">
              <w:rPr>
                <w:webHidden/>
              </w:rPr>
              <w:instrText xml:space="preserve"> PAGEREF _Toc165972620 \h </w:instrText>
            </w:r>
            <w:r w:rsidR="00515A4F">
              <w:rPr>
                <w:webHidden/>
              </w:rPr>
            </w:r>
            <w:r w:rsidR="00515A4F">
              <w:rPr>
                <w:webHidden/>
              </w:rPr>
              <w:fldChar w:fldCharType="separate"/>
            </w:r>
            <w:r w:rsidR="0035345C">
              <w:rPr>
                <w:webHidden/>
              </w:rPr>
              <w:t>12</w:t>
            </w:r>
            <w:r w:rsidR="00515A4F">
              <w:rPr>
                <w:webHidden/>
              </w:rPr>
              <w:fldChar w:fldCharType="end"/>
            </w:r>
          </w:hyperlink>
        </w:p>
        <w:p w14:paraId="1748403C" w14:textId="62C22B55" w:rsidR="00515A4F" w:rsidRDefault="00000000">
          <w:pPr>
            <w:pStyle w:val="TM2"/>
            <w:rPr>
              <w:rFonts w:asciiTheme="minorHAnsi" w:eastAsiaTheme="minorEastAsia" w:hAnsiTheme="minorHAnsi" w:cstheme="minorBidi"/>
              <w:b w:val="0"/>
              <w:bCs w:val="0"/>
              <w:kern w:val="2"/>
              <w:lang w:eastAsia="fr-FR"/>
            </w:rPr>
          </w:pPr>
          <w:hyperlink w:anchor="_Toc165972621" w:history="1">
            <w:r w:rsidR="00515A4F" w:rsidRPr="00543391">
              <w:rPr>
                <w:rStyle w:val="Lienhypertexte"/>
              </w:rPr>
              <w:t>La Page d’accueil</w:t>
            </w:r>
            <w:r w:rsidR="00515A4F">
              <w:rPr>
                <w:webHidden/>
              </w:rPr>
              <w:tab/>
            </w:r>
            <w:r w:rsidR="00515A4F">
              <w:rPr>
                <w:webHidden/>
              </w:rPr>
              <w:fldChar w:fldCharType="begin"/>
            </w:r>
            <w:r w:rsidR="00515A4F">
              <w:rPr>
                <w:webHidden/>
              </w:rPr>
              <w:instrText xml:space="preserve"> PAGEREF _Toc165972621 \h </w:instrText>
            </w:r>
            <w:r w:rsidR="00515A4F">
              <w:rPr>
                <w:webHidden/>
              </w:rPr>
            </w:r>
            <w:r w:rsidR="00515A4F">
              <w:rPr>
                <w:webHidden/>
              </w:rPr>
              <w:fldChar w:fldCharType="separate"/>
            </w:r>
            <w:r w:rsidR="0035345C">
              <w:rPr>
                <w:webHidden/>
              </w:rPr>
              <w:t>13</w:t>
            </w:r>
            <w:r w:rsidR="00515A4F">
              <w:rPr>
                <w:webHidden/>
              </w:rPr>
              <w:fldChar w:fldCharType="end"/>
            </w:r>
          </w:hyperlink>
        </w:p>
        <w:p w14:paraId="49D4FC70" w14:textId="24F88B8D"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22" w:history="1">
            <w:r w:rsidR="00515A4F" w:rsidRPr="00543391">
              <w:rPr>
                <w:rStyle w:val="Lienhypertexte"/>
                <w:noProof/>
              </w:rPr>
              <w:t>Création de compte</w:t>
            </w:r>
            <w:r w:rsidR="00515A4F">
              <w:rPr>
                <w:noProof/>
                <w:webHidden/>
              </w:rPr>
              <w:tab/>
            </w:r>
            <w:r w:rsidR="00515A4F">
              <w:rPr>
                <w:noProof/>
                <w:webHidden/>
              </w:rPr>
              <w:fldChar w:fldCharType="begin"/>
            </w:r>
            <w:r w:rsidR="00515A4F">
              <w:rPr>
                <w:noProof/>
                <w:webHidden/>
              </w:rPr>
              <w:instrText xml:space="preserve"> PAGEREF _Toc165972622 \h </w:instrText>
            </w:r>
            <w:r w:rsidR="00515A4F">
              <w:rPr>
                <w:noProof/>
                <w:webHidden/>
              </w:rPr>
            </w:r>
            <w:r w:rsidR="00515A4F">
              <w:rPr>
                <w:noProof/>
                <w:webHidden/>
              </w:rPr>
              <w:fldChar w:fldCharType="separate"/>
            </w:r>
            <w:r w:rsidR="0035345C">
              <w:rPr>
                <w:noProof/>
                <w:webHidden/>
              </w:rPr>
              <w:t>14</w:t>
            </w:r>
            <w:r w:rsidR="00515A4F">
              <w:rPr>
                <w:noProof/>
                <w:webHidden/>
              </w:rPr>
              <w:fldChar w:fldCharType="end"/>
            </w:r>
          </w:hyperlink>
        </w:p>
        <w:p w14:paraId="0AE528D6" w14:textId="5BF259D2" w:rsidR="00515A4F" w:rsidRDefault="00000000">
          <w:pPr>
            <w:pStyle w:val="TM2"/>
            <w:rPr>
              <w:rFonts w:asciiTheme="minorHAnsi" w:eastAsiaTheme="minorEastAsia" w:hAnsiTheme="minorHAnsi" w:cstheme="minorBidi"/>
              <w:b w:val="0"/>
              <w:bCs w:val="0"/>
              <w:kern w:val="2"/>
              <w:lang w:eastAsia="fr-FR"/>
            </w:rPr>
          </w:pPr>
          <w:hyperlink w:anchor="_Toc165972623" w:history="1">
            <w:r w:rsidR="00515A4F" w:rsidRPr="00543391">
              <w:rPr>
                <w:rStyle w:val="Lienhypertexte"/>
              </w:rPr>
              <w:t>Le chat général</w:t>
            </w:r>
            <w:r w:rsidR="00515A4F">
              <w:rPr>
                <w:webHidden/>
              </w:rPr>
              <w:tab/>
            </w:r>
            <w:r w:rsidR="00515A4F">
              <w:rPr>
                <w:webHidden/>
              </w:rPr>
              <w:fldChar w:fldCharType="begin"/>
            </w:r>
            <w:r w:rsidR="00515A4F">
              <w:rPr>
                <w:webHidden/>
              </w:rPr>
              <w:instrText xml:space="preserve"> PAGEREF _Toc165972623 \h </w:instrText>
            </w:r>
            <w:r w:rsidR="00515A4F">
              <w:rPr>
                <w:webHidden/>
              </w:rPr>
            </w:r>
            <w:r w:rsidR="00515A4F">
              <w:rPr>
                <w:webHidden/>
              </w:rPr>
              <w:fldChar w:fldCharType="separate"/>
            </w:r>
            <w:r w:rsidR="0035345C">
              <w:rPr>
                <w:webHidden/>
              </w:rPr>
              <w:t>15</w:t>
            </w:r>
            <w:r w:rsidR="00515A4F">
              <w:rPr>
                <w:webHidden/>
              </w:rPr>
              <w:fldChar w:fldCharType="end"/>
            </w:r>
          </w:hyperlink>
        </w:p>
        <w:p w14:paraId="145C4C8C" w14:textId="3FE4E468"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24" w:history="1">
            <w:r w:rsidR="00515A4F" w:rsidRPr="00543391">
              <w:rPr>
                <w:rStyle w:val="Lienhypertexte"/>
                <w:noProof/>
              </w:rPr>
              <w:t>L’envoie de message</w:t>
            </w:r>
            <w:r w:rsidR="00515A4F">
              <w:rPr>
                <w:noProof/>
                <w:webHidden/>
              </w:rPr>
              <w:tab/>
            </w:r>
            <w:r w:rsidR="00515A4F">
              <w:rPr>
                <w:noProof/>
                <w:webHidden/>
              </w:rPr>
              <w:fldChar w:fldCharType="begin"/>
            </w:r>
            <w:r w:rsidR="00515A4F">
              <w:rPr>
                <w:noProof/>
                <w:webHidden/>
              </w:rPr>
              <w:instrText xml:space="preserve"> PAGEREF _Toc165972624 \h </w:instrText>
            </w:r>
            <w:r w:rsidR="00515A4F">
              <w:rPr>
                <w:noProof/>
                <w:webHidden/>
              </w:rPr>
            </w:r>
            <w:r w:rsidR="00515A4F">
              <w:rPr>
                <w:noProof/>
                <w:webHidden/>
              </w:rPr>
              <w:fldChar w:fldCharType="separate"/>
            </w:r>
            <w:r w:rsidR="0035345C">
              <w:rPr>
                <w:noProof/>
                <w:webHidden/>
              </w:rPr>
              <w:t>16</w:t>
            </w:r>
            <w:r w:rsidR="00515A4F">
              <w:rPr>
                <w:noProof/>
                <w:webHidden/>
              </w:rPr>
              <w:fldChar w:fldCharType="end"/>
            </w:r>
          </w:hyperlink>
        </w:p>
        <w:p w14:paraId="33F1502E" w14:textId="40119D44"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25" w:history="1">
            <w:r w:rsidR="00515A4F" w:rsidRPr="00543391">
              <w:rPr>
                <w:rStyle w:val="Lienhypertexte"/>
                <w:noProof/>
              </w:rPr>
              <w:t>Le controller</w:t>
            </w:r>
            <w:r w:rsidR="00515A4F">
              <w:rPr>
                <w:noProof/>
                <w:webHidden/>
              </w:rPr>
              <w:tab/>
            </w:r>
            <w:r w:rsidR="00515A4F">
              <w:rPr>
                <w:noProof/>
                <w:webHidden/>
              </w:rPr>
              <w:fldChar w:fldCharType="begin"/>
            </w:r>
            <w:r w:rsidR="00515A4F">
              <w:rPr>
                <w:noProof/>
                <w:webHidden/>
              </w:rPr>
              <w:instrText xml:space="preserve"> PAGEREF _Toc165972625 \h </w:instrText>
            </w:r>
            <w:r w:rsidR="00515A4F">
              <w:rPr>
                <w:noProof/>
                <w:webHidden/>
              </w:rPr>
            </w:r>
            <w:r w:rsidR="00515A4F">
              <w:rPr>
                <w:noProof/>
                <w:webHidden/>
              </w:rPr>
              <w:fldChar w:fldCharType="separate"/>
            </w:r>
            <w:r w:rsidR="0035345C">
              <w:rPr>
                <w:noProof/>
                <w:webHidden/>
              </w:rPr>
              <w:t>17</w:t>
            </w:r>
            <w:r w:rsidR="00515A4F">
              <w:rPr>
                <w:noProof/>
                <w:webHidden/>
              </w:rPr>
              <w:fldChar w:fldCharType="end"/>
            </w:r>
          </w:hyperlink>
        </w:p>
        <w:p w14:paraId="4B9DCCD4" w14:textId="699C22EA"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26" w:history="1">
            <w:r w:rsidR="00515A4F" w:rsidRPr="00543391">
              <w:rPr>
                <w:rStyle w:val="Lienhypertexte"/>
                <w:noProof/>
              </w:rPr>
              <w:t>Le Model</w:t>
            </w:r>
            <w:r w:rsidR="00515A4F">
              <w:rPr>
                <w:noProof/>
                <w:webHidden/>
              </w:rPr>
              <w:tab/>
            </w:r>
            <w:r w:rsidR="00515A4F">
              <w:rPr>
                <w:noProof/>
                <w:webHidden/>
              </w:rPr>
              <w:fldChar w:fldCharType="begin"/>
            </w:r>
            <w:r w:rsidR="00515A4F">
              <w:rPr>
                <w:noProof/>
                <w:webHidden/>
              </w:rPr>
              <w:instrText xml:space="preserve"> PAGEREF _Toc165972626 \h </w:instrText>
            </w:r>
            <w:r w:rsidR="00515A4F">
              <w:rPr>
                <w:noProof/>
                <w:webHidden/>
              </w:rPr>
            </w:r>
            <w:r w:rsidR="00515A4F">
              <w:rPr>
                <w:noProof/>
                <w:webHidden/>
              </w:rPr>
              <w:fldChar w:fldCharType="separate"/>
            </w:r>
            <w:r w:rsidR="0035345C">
              <w:rPr>
                <w:noProof/>
                <w:webHidden/>
              </w:rPr>
              <w:t>18</w:t>
            </w:r>
            <w:r w:rsidR="00515A4F">
              <w:rPr>
                <w:noProof/>
                <w:webHidden/>
              </w:rPr>
              <w:fldChar w:fldCharType="end"/>
            </w:r>
          </w:hyperlink>
        </w:p>
        <w:p w14:paraId="7FC7ABDE" w14:textId="2F2DC7B6" w:rsidR="00515A4F" w:rsidRDefault="00000000">
          <w:pPr>
            <w:pStyle w:val="TM2"/>
            <w:rPr>
              <w:rFonts w:asciiTheme="minorHAnsi" w:eastAsiaTheme="minorEastAsia" w:hAnsiTheme="minorHAnsi" w:cstheme="minorBidi"/>
              <w:b w:val="0"/>
              <w:bCs w:val="0"/>
              <w:kern w:val="2"/>
              <w:lang w:eastAsia="fr-FR"/>
            </w:rPr>
          </w:pPr>
          <w:hyperlink w:anchor="_Toc165972627" w:history="1">
            <w:r w:rsidR="00515A4F" w:rsidRPr="00543391">
              <w:rPr>
                <w:rStyle w:val="Lienhypertexte"/>
              </w:rPr>
              <w:t>Gestion des utilisateurs</w:t>
            </w:r>
            <w:r w:rsidR="00515A4F">
              <w:rPr>
                <w:webHidden/>
              </w:rPr>
              <w:tab/>
            </w:r>
            <w:r w:rsidR="00515A4F">
              <w:rPr>
                <w:webHidden/>
              </w:rPr>
              <w:fldChar w:fldCharType="begin"/>
            </w:r>
            <w:r w:rsidR="00515A4F">
              <w:rPr>
                <w:webHidden/>
              </w:rPr>
              <w:instrText xml:space="preserve"> PAGEREF _Toc165972627 \h </w:instrText>
            </w:r>
            <w:r w:rsidR="00515A4F">
              <w:rPr>
                <w:webHidden/>
              </w:rPr>
            </w:r>
            <w:r w:rsidR="00515A4F">
              <w:rPr>
                <w:webHidden/>
              </w:rPr>
              <w:fldChar w:fldCharType="separate"/>
            </w:r>
            <w:r w:rsidR="0035345C">
              <w:rPr>
                <w:webHidden/>
              </w:rPr>
              <w:t>18</w:t>
            </w:r>
            <w:r w:rsidR="00515A4F">
              <w:rPr>
                <w:webHidden/>
              </w:rPr>
              <w:fldChar w:fldCharType="end"/>
            </w:r>
          </w:hyperlink>
        </w:p>
        <w:p w14:paraId="2A194F19" w14:textId="024C254D"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28" w:history="1">
            <w:r w:rsidR="00515A4F" w:rsidRPr="00543391">
              <w:rPr>
                <w:rStyle w:val="Lienhypertexte"/>
                <w:noProof/>
              </w:rPr>
              <w:t>La création</w:t>
            </w:r>
            <w:r w:rsidR="00515A4F">
              <w:rPr>
                <w:noProof/>
                <w:webHidden/>
              </w:rPr>
              <w:tab/>
            </w:r>
            <w:r w:rsidR="00515A4F">
              <w:rPr>
                <w:noProof/>
                <w:webHidden/>
              </w:rPr>
              <w:fldChar w:fldCharType="begin"/>
            </w:r>
            <w:r w:rsidR="00515A4F">
              <w:rPr>
                <w:noProof/>
                <w:webHidden/>
              </w:rPr>
              <w:instrText xml:space="preserve"> PAGEREF _Toc165972628 \h </w:instrText>
            </w:r>
            <w:r w:rsidR="00515A4F">
              <w:rPr>
                <w:noProof/>
                <w:webHidden/>
              </w:rPr>
            </w:r>
            <w:r w:rsidR="00515A4F">
              <w:rPr>
                <w:noProof/>
                <w:webHidden/>
              </w:rPr>
              <w:fldChar w:fldCharType="separate"/>
            </w:r>
            <w:r w:rsidR="0035345C">
              <w:rPr>
                <w:noProof/>
                <w:webHidden/>
              </w:rPr>
              <w:t>18</w:t>
            </w:r>
            <w:r w:rsidR="00515A4F">
              <w:rPr>
                <w:noProof/>
                <w:webHidden/>
              </w:rPr>
              <w:fldChar w:fldCharType="end"/>
            </w:r>
          </w:hyperlink>
        </w:p>
        <w:p w14:paraId="27FC37D8" w14:textId="2D5DC6CD" w:rsidR="00515A4F" w:rsidRDefault="00000000">
          <w:pPr>
            <w:pStyle w:val="TM2"/>
            <w:rPr>
              <w:rFonts w:asciiTheme="minorHAnsi" w:eastAsiaTheme="minorEastAsia" w:hAnsiTheme="minorHAnsi" w:cstheme="minorBidi"/>
              <w:b w:val="0"/>
              <w:bCs w:val="0"/>
              <w:kern w:val="2"/>
              <w:lang w:eastAsia="fr-FR"/>
            </w:rPr>
          </w:pPr>
          <w:hyperlink w:anchor="_Toc165972629" w:history="1">
            <w:r w:rsidR="00515A4F" w:rsidRPr="00543391">
              <w:rPr>
                <w:rStyle w:val="Lienhypertexte"/>
              </w:rPr>
              <w:t>Les Messages de la discussion</w:t>
            </w:r>
            <w:r w:rsidR="00515A4F">
              <w:rPr>
                <w:webHidden/>
              </w:rPr>
              <w:tab/>
            </w:r>
            <w:r w:rsidR="00515A4F">
              <w:rPr>
                <w:webHidden/>
              </w:rPr>
              <w:fldChar w:fldCharType="begin"/>
            </w:r>
            <w:r w:rsidR="00515A4F">
              <w:rPr>
                <w:webHidden/>
              </w:rPr>
              <w:instrText xml:space="preserve"> PAGEREF _Toc165972629 \h </w:instrText>
            </w:r>
            <w:r w:rsidR="00515A4F">
              <w:rPr>
                <w:webHidden/>
              </w:rPr>
            </w:r>
            <w:r w:rsidR="00515A4F">
              <w:rPr>
                <w:webHidden/>
              </w:rPr>
              <w:fldChar w:fldCharType="separate"/>
            </w:r>
            <w:r w:rsidR="0035345C">
              <w:rPr>
                <w:webHidden/>
              </w:rPr>
              <w:t>23</w:t>
            </w:r>
            <w:r w:rsidR="00515A4F">
              <w:rPr>
                <w:webHidden/>
              </w:rPr>
              <w:fldChar w:fldCharType="end"/>
            </w:r>
          </w:hyperlink>
        </w:p>
        <w:p w14:paraId="11F71112" w14:textId="0CC3668B"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0" w:history="1">
            <w:r w:rsidR="00515A4F" w:rsidRPr="00543391">
              <w:rPr>
                <w:rStyle w:val="Lienhypertexte"/>
                <w:noProof/>
              </w:rPr>
              <w:t>La création</w:t>
            </w:r>
            <w:r w:rsidR="00515A4F">
              <w:rPr>
                <w:noProof/>
                <w:webHidden/>
              </w:rPr>
              <w:tab/>
            </w:r>
            <w:r w:rsidR="00515A4F">
              <w:rPr>
                <w:noProof/>
                <w:webHidden/>
              </w:rPr>
              <w:fldChar w:fldCharType="begin"/>
            </w:r>
            <w:r w:rsidR="00515A4F">
              <w:rPr>
                <w:noProof/>
                <w:webHidden/>
              </w:rPr>
              <w:instrText xml:space="preserve"> PAGEREF _Toc165972630 \h </w:instrText>
            </w:r>
            <w:r w:rsidR="00515A4F">
              <w:rPr>
                <w:noProof/>
                <w:webHidden/>
              </w:rPr>
            </w:r>
            <w:r w:rsidR="00515A4F">
              <w:rPr>
                <w:noProof/>
                <w:webHidden/>
              </w:rPr>
              <w:fldChar w:fldCharType="separate"/>
            </w:r>
            <w:r w:rsidR="0035345C">
              <w:rPr>
                <w:noProof/>
                <w:webHidden/>
              </w:rPr>
              <w:t>23</w:t>
            </w:r>
            <w:r w:rsidR="00515A4F">
              <w:rPr>
                <w:noProof/>
                <w:webHidden/>
              </w:rPr>
              <w:fldChar w:fldCharType="end"/>
            </w:r>
          </w:hyperlink>
        </w:p>
        <w:p w14:paraId="4E568A79" w14:textId="0279EF1C"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1" w:history="1">
            <w:r w:rsidR="00515A4F" w:rsidRPr="00543391">
              <w:rPr>
                <w:rStyle w:val="Lienhypertexte"/>
                <w:noProof/>
              </w:rPr>
              <w:t>Upload et affichage des fichiers joints</w:t>
            </w:r>
            <w:r w:rsidR="00515A4F">
              <w:rPr>
                <w:noProof/>
                <w:webHidden/>
              </w:rPr>
              <w:tab/>
            </w:r>
            <w:r w:rsidR="00515A4F">
              <w:rPr>
                <w:noProof/>
                <w:webHidden/>
              </w:rPr>
              <w:fldChar w:fldCharType="begin"/>
            </w:r>
            <w:r w:rsidR="00515A4F">
              <w:rPr>
                <w:noProof/>
                <w:webHidden/>
              </w:rPr>
              <w:instrText xml:space="preserve"> PAGEREF _Toc165972631 \h </w:instrText>
            </w:r>
            <w:r w:rsidR="00515A4F">
              <w:rPr>
                <w:noProof/>
                <w:webHidden/>
              </w:rPr>
            </w:r>
            <w:r w:rsidR="00515A4F">
              <w:rPr>
                <w:noProof/>
                <w:webHidden/>
              </w:rPr>
              <w:fldChar w:fldCharType="separate"/>
            </w:r>
            <w:r w:rsidR="0035345C">
              <w:rPr>
                <w:noProof/>
                <w:webHidden/>
              </w:rPr>
              <w:t>29</w:t>
            </w:r>
            <w:r w:rsidR="00515A4F">
              <w:rPr>
                <w:noProof/>
                <w:webHidden/>
              </w:rPr>
              <w:fldChar w:fldCharType="end"/>
            </w:r>
          </w:hyperlink>
        </w:p>
        <w:p w14:paraId="690B20DE" w14:textId="4B2922C0"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2" w:history="1">
            <w:r w:rsidR="00515A4F" w:rsidRPr="00543391">
              <w:rPr>
                <w:rStyle w:val="Lienhypertexte"/>
                <w:noProof/>
              </w:rPr>
              <w:t>Affichage des messages</w:t>
            </w:r>
            <w:r w:rsidR="00515A4F">
              <w:rPr>
                <w:noProof/>
                <w:webHidden/>
              </w:rPr>
              <w:tab/>
            </w:r>
            <w:r w:rsidR="00515A4F">
              <w:rPr>
                <w:noProof/>
                <w:webHidden/>
              </w:rPr>
              <w:fldChar w:fldCharType="begin"/>
            </w:r>
            <w:r w:rsidR="00515A4F">
              <w:rPr>
                <w:noProof/>
                <w:webHidden/>
              </w:rPr>
              <w:instrText xml:space="preserve"> PAGEREF _Toc165972632 \h </w:instrText>
            </w:r>
            <w:r w:rsidR="00515A4F">
              <w:rPr>
                <w:noProof/>
                <w:webHidden/>
              </w:rPr>
            </w:r>
            <w:r w:rsidR="00515A4F">
              <w:rPr>
                <w:noProof/>
                <w:webHidden/>
              </w:rPr>
              <w:fldChar w:fldCharType="separate"/>
            </w:r>
            <w:r w:rsidR="0035345C">
              <w:rPr>
                <w:noProof/>
                <w:webHidden/>
              </w:rPr>
              <w:t>31</w:t>
            </w:r>
            <w:r w:rsidR="00515A4F">
              <w:rPr>
                <w:noProof/>
                <w:webHidden/>
              </w:rPr>
              <w:fldChar w:fldCharType="end"/>
            </w:r>
          </w:hyperlink>
        </w:p>
        <w:p w14:paraId="6AF8C77A" w14:textId="7F983810"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3" w:history="1">
            <w:r w:rsidR="00515A4F" w:rsidRPr="00543391">
              <w:rPr>
                <w:rStyle w:val="Lienhypertexte"/>
                <w:noProof/>
              </w:rPr>
              <w:t>Utilisation de Javascript pour éviter un maximum les rechargements de pages</w:t>
            </w:r>
            <w:r w:rsidR="00515A4F">
              <w:rPr>
                <w:noProof/>
                <w:webHidden/>
              </w:rPr>
              <w:tab/>
            </w:r>
            <w:r w:rsidR="00515A4F">
              <w:rPr>
                <w:noProof/>
                <w:webHidden/>
              </w:rPr>
              <w:fldChar w:fldCharType="begin"/>
            </w:r>
            <w:r w:rsidR="00515A4F">
              <w:rPr>
                <w:noProof/>
                <w:webHidden/>
              </w:rPr>
              <w:instrText xml:space="preserve"> PAGEREF _Toc165972633 \h </w:instrText>
            </w:r>
            <w:r w:rsidR="00515A4F">
              <w:rPr>
                <w:noProof/>
                <w:webHidden/>
              </w:rPr>
            </w:r>
            <w:r w:rsidR="00515A4F">
              <w:rPr>
                <w:noProof/>
                <w:webHidden/>
              </w:rPr>
              <w:fldChar w:fldCharType="separate"/>
            </w:r>
            <w:r w:rsidR="0035345C">
              <w:rPr>
                <w:noProof/>
                <w:webHidden/>
              </w:rPr>
              <w:t>34</w:t>
            </w:r>
            <w:r w:rsidR="00515A4F">
              <w:rPr>
                <w:noProof/>
                <w:webHidden/>
              </w:rPr>
              <w:fldChar w:fldCharType="end"/>
            </w:r>
          </w:hyperlink>
        </w:p>
        <w:p w14:paraId="65098390" w14:textId="001106A9"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4" w:history="1">
            <w:r w:rsidR="00515A4F" w:rsidRPr="00543391">
              <w:rPr>
                <w:rStyle w:val="Lienhypertexte"/>
                <w:b/>
                <w:noProof/>
              </w:rPr>
              <w:t>Docker</w:t>
            </w:r>
            <w:r w:rsidR="00515A4F">
              <w:rPr>
                <w:noProof/>
                <w:webHidden/>
              </w:rPr>
              <w:tab/>
            </w:r>
            <w:r w:rsidR="00515A4F">
              <w:rPr>
                <w:noProof/>
                <w:webHidden/>
              </w:rPr>
              <w:fldChar w:fldCharType="begin"/>
            </w:r>
            <w:r w:rsidR="00515A4F">
              <w:rPr>
                <w:noProof/>
                <w:webHidden/>
              </w:rPr>
              <w:instrText xml:space="preserve"> PAGEREF _Toc165972634 \h </w:instrText>
            </w:r>
            <w:r w:rsidR="00515A4F">
              <w:rPr>
                <w:noProof/>
                <w:webHidden/>
              </w:rPr>
            </w:r>
            <w:r w:rsidR="00515A4F">
              <w:rPr>
                <w:noProof/>
                <w:webHidden/>
              </w:rPr>
              <w:fldChar w:fldCharType="separate"/>
            </w:r>
            <w:r w:rsidR="0035345C">
              <w:rPr>
                <w:noProof/>
                <w:webHidden/>
              </w:rPr>
              <w:t>35</w:t>
            </w:r>
            <w:r w:rsidR="00515A4F">
              <w:rPr>
                <w:noProof/>
                <w:webHidden/>
              </w:rPr>
              <w:fldChar w:fldCharType="end"/>
            </w:r>
          </w:hyperlink>
        </w:p>
        <w:p w14:paraId="3909090C" w14:textId="2F66591F"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5" w:history="1">
            <w:r w:rsidR="00515A4F" w:rsidRPr="00543391">
              <w:rPr>
                <w:rStyle w:val="Lienhypertexte"/>
                <w:noProof/>
              </w:rPr>
              <w:t>Dockerfile</w:t>
            </w:r>
            <w:r w:rsidR="00515A4F">
              <w:rPr>
                <w:noProof/>
                <w:webHidden/>
              </w:rPr>
              <w:tab/>
            </w:r>
            <w:r w:rsidR="00515A4F">
              <w:rPr>
                <w:noProof/>
                <w:webHidden/>
              </w:rPr>
              <w:fldChar w:fldCharType="begin"/>
            </w:r>
            <w:r w:rsidR="00515A4F">
              <w:rPr>
                <w:noProof/>
                <w:webHidden/>
              </w:rPr>
              <w:instrText xml:space="preserve"> PAGEREF _Toc165972635 \h </w:instrText>
            </w:r>
            <w:r w:rsidR="00515A4F">
              <w:rPr>
                <w:noProof/>
                <w:webHidden/>
              </w:rPr>
            </w:r>
            <w:r w:rsidR="00515A4F">
              <w:rPr>
                <w:noProof/>
                <w:webHidden/>
              </w:rPr>
              <w:fldChar w:fldCharType="separate"/>
            </w:r>
            <w:r w:rsidR="0035345C">
              <w:rPr>
                <w:noProof/>
                <w:webHidden/>
              </w:rPr>
              <w:t>35</w:t>
            </w:r>
            <w:r w:rsidR="00515A4F">
              <w:rPr>
                <w:noProof/>
                <w:webHidden/>
              </w:rPr>
              <w:fldChar w:fldCharType="end"/>
            </w:r>
          </w:hyperlink>
        </w:p>
        <w:p w14:paraId="2AACF41E" w14:textId="028778F6"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36" w:history="1">
            <w:r w:rsidR="00515A4F" w:rsidRPr="00543391">
              <w:rPr>
                <w:rStyle w:val="Lienhypertexte"/>
                <w:noProof/>
              </w:rPr>
              <w:t>Docker-compose</w:t>
            </w:r>
            <w:r w:rsidR="00515A4F">
              <w:rPr>
                <w:noProof/>
                <w:webHidden/>
              </w:rPr>
              <w:tab/>
            </w:r>
            <w:r w:rsidR="00515A4F">
              <w:rPr>
                <w:noProof/>
                <w:webHidden/>
              </w:rPr>
              <w:fldChar w:fldCharType="begin"/>
            </w:r>
            <w:r w:rsidR="00515A4F">
              <w:rPr>
                <w:noProof/>
                <w:webHidden/>
              </w:rPr>
              <w:instrText xml:space="preserve"> PAGEREF _Toc165972636 \h </w:instrText>
            </w:r>
            <w:r w:rsidR="00515A4F">
              <w:rPr>
                <w:noProof/>
                <w:webHidden/>
              </w:rPr>
            </w:r>
            <w:r w:rsidR="00515A4F">
              <w:rPr>
                <w:noProof/>
                <w:webHidden/>
              </w:rPr>
              <w:fldChar w:fldCharType="separate"/>
            </w:r>
            <w:r w:rsidR="0035345C">
              <w:rPr>
                <w:noProof/>
                <w:webHidden/>
              </w:rPr>
              <w:t>35</w:t>
            </w:r>
            <w:r w:rsidR="00515A4F">
              <w:rPr>
                <w:noProof/>
                <w:webHidden/>
              </w:rPr>
              <w:fldChar w:fldCharType="end"/>
            </w:r>
          </w:hyperlink>
        </w:p>
        <w:p w14:paraId="481DE5CF" w14:textId="0DD956C1" w:rsidR="00515A4F" w:rsidRDefault="00000000">
          <w:pPr>
            <w:pStyle w:val="TM2"/>
            <w:rPr>
              <w:rFonts w:asciiTheme="minorHAnsi" w:eastAsiaTheme="minorEastAsia" w:hAnsiTheme="minorHAnsi" w:cstheme="minorBidi"/>
              <w:b w:val="0"/>
              <w:bCs w:val="0"/>
              <w:kern w:val="2"/>
              <w:lang w:eastAsia="fr-FR"/>
            </w:rPr>
          </w:pPr>
          <w:hyperlink w:anchor="_Toc165972637" w:history="1">
            <w:r w:rsidR="00515A4F" w:rsidRPr="00543391">
              <w:rPr>
                <w:rStyle w:val="Lienhypertexte"/>
              </w:rPr>
              <w:t>Tests effectués</w:t>
            </w:r>
            <w:r w:rsidR="00515A4F">
              <w:rPr>
                <w:webHidden/>
              </w:rPr>
              <w:tab/>
            </w:r>
            <w:r w:rsidR="00515A4F">
              <w:rPr>
                <w:webHidden/>
              </w:rPr>
              <w:fldChar w:fldCharType="begin"/>
            </w:r>
            <w:r w:rsidR="00515A4F">
              <w:rPr>
                <w:webHidden/>
              </w:rPr>
              <w:instrText xml:space="preserve"> PAGEREF _Toc165972637 \h </w:instrText>
            </w:r>
            <w:r w:rsidR="00515A4F">
              <w:rPr>
                <w:webHidden/>
              </w:rPr>
            </w:r>
            <w:r w:rsidR="00515A4F">
              <w:rPr>
                <w:webHidden/>
              </w:rPr>
              <w:fldChar w:fldCharType="separate"/>
            </w:r>
            <w:r w:rsidR="0035345C">
              <w:rPr>
                <w:webHidden/>
              </w:rPr>
              <w:t>37</w:t>
            </w:r>
            <w:r w:rsidR="00515A4F">
              <w:rPr>
                <w:webHidden/>
              </w:rPr>
              <w:fldChar w:fldCharType="end"/>
            </w:r>
          </w:hyperlink>
        </w:p>
        <w:p w14:paraId="3E0617E8" w14:textId="0696EF4C" w:rsidR="00515A4F" w:rsidRDefault="00000000">
          <w:pPr>
            <w:pStyle w:val="TM2"/>
            <w:rPr>
              <w:rFonts w:asciiTheme="minorHAnsi" w:eastAsiaTheme="minorEastAsia" w:hAnsiTheme="minorHAnsi" w:cstheme="minorBidi"/>
              <w:b w:val="0"/>
              <w:bCs w:val="0"/>
              <w:kern w:val="2"/>
              <w:lang w:eastAsia="fr-FR"/>
            </w:rPr>
          </w:pPr>
          <w:hyperlink w:anchor="_Toc165972638" w:history="1">
            <w:r w:rsidR="00515A4F" w:rsidRPr="00543391">
              <w:rPr>
                <w:rStyle w:val="Lienhypertexte"/>
              </w:rPr>
              <w:t>Recherches en langue anglaise</w:t>
            </w:r>
            <w:r w:rsidR="00515A4F">
              <w:rPr>
                <w:webHidden/>
              </w:rPr>
              <w:tab/>
            </w:r>
            <w:r w:rsidR="00515A4F">
              <w:rPr>
                <w:webHidden/>
              </w:rPr>
              <w:fldChar w:fldCharType="begin"/>
            </w:r>
            <w:r w:rsidR="00515A4F">
              <w:rPr>
                <w:webHidden/>
              </w:rPr>
              <w:instrText xml:space="preserve"> PAGEREF _Toc165972638 \h </w:instrText>
            </w:r>
            <w:r w:rsidR="00515A4F">
              <w:rPr>
                <w:webHidden/>
              </w:rPr>
            </w:r>
            <w:r w:rsidR="00515A4F">
              <w:rPr>
                <w:webHidden/>
              </w:rPr>
              <w:fldChar w:fldCharType="separate"/>
            </w:r>
            <w:r w:rsidR="0035345C">
              <w:rPr>
                <w:webHidden/>
              </w:rPr>
              <w:t>38</w:t>
            </w:r>
            <w:r w:rsidR="00515A4F">
              <w:rPr>
                <w:webHidden/>
              </w:rPr>
              <w:fldChar w:fldCharType="end"/>
            </w:r>
          </w:hyperlink>
        </w:p>
        <w:p w14:paraId="0ACFF3BB" w14:textId="5B5958CB" w:rsidR="00515A4F" w:rsidRDefault="00000000">
          <w:pPr>
            <w:pStyle w:val="TM2"/>
            <w:rPr>
              <w:rFonts w:asciiTheme="minorHAnsi" w:eastAsiaTheme="minorEastAsia" w:hAnsiTheme="minorHAnsi" w:cstheme="minorBidi"/>
              <w:b w:val="0"/>
              <w:bCs w:val="0"/>
              <w:kern w:val="2"/>
              <w:lang w:eastAsia="fr-FR"/>
            </w:rPr>
          </w:pPr>
          <w:hyperlink w:anchor="_Toc165972639" w:history="1">
            <w:r w:rsidR="00515A4F" w:rsidRPr="00543391">
              <w:rPr>
                <w:rStyle w:val="Lienhypertexte"/>
              </w:rPr>
              <w:t>Future évolution</w:t>
            </w:r>
            <w:r w:rsidR="00515A4F">
              <w:rPr>
                <w:webHidden/>
              </w:rPr>
              <w:tab/>
            </w:r>
            <w:r w:rsidR="00515A4F">
              <w:rPr>
                <w:webHidden/>
              </w:rPr>
              <w:fldChar w:fldCharType="begin"/>
            </w:r>
            <w:r w:rsidR="00515A4F">
              <w:rPr>
                <w:webHidden/>
              </w:rPr>
              <w:instrText xml:space="preserve"> PAGEREF _Toc165972639 \h </w:instrText>
            </w:r>
            <w:r w:rsidR="00515A4F">
              <w:rPr>
                <w:webHidden/>
              </w:rPr>
            </w:r>
            <w:r w:rsidR="00515A4F">
              <w:rPr>
                <w:webHidden/>
              </w:rPr>
              <w:fldChar w:fldCharType="separate"/>
            </w:r>
            <w:r w:rsidR="0035345C">
              <w:rPr>
                <w:webHidden/>
              </w:rPr>
              <w:t>39</w:t>
            </w:r>
            <w:r w:rsidR="00515A4F">
              <w:rPr>
                <w:webHidden/>
              </w:rPr>
              <w:fldChar w:fldCharType="end"/>
            </w:r>
          </w:hyperlink>
        </w:p>
        <w:p w14:paraId="66C5F53E" w14:textId="3BFAB8BB" w:rsidR="00515A4F" w:rsidRDefault="00000000">
          <w:pPr>
            <w:pStyle w:val="TM2"/>
            <w:rPr>
              <w:rFonts w:asciiTheme="minorHAnsi" w:eastAsiaTheme="minorEastAsia" w:hAnsiTheme="minorHAnsi" w:cstheme="minorBidi"/>
              <w:b w:val="0"/>
              <w:bCs w:val="0"/>
              <w:kern w:val="2"/>
              <w:lang w:eastAsia="fr-FR"/>
            </w:rPr>
          </w:pPr>
          <w:hyperlink w:anchor="_Toc165972640" w:history="1">
            <w:r w:rsidR="00515A4F" w:rsidRPr="00543391">
              <w:rPr>
                <w:rStyle w:val="Lienhypertexte"/>
              </w:rPr>
              <w:t>Conclusion</w:t>
            </w:r>
            <w:r w:rsidR="00515A4F">
              <w:rPr>
                <w:webHidden/>
              </w:rPr>
              <w:tab/>
            </w:r>
            <w:r w:rsidR="00515A4F">
              <w:rPr>
                <w:webHidden/>
              </w:rPr>
              <w:fldChar w:fldCharType="begin"/>
            </w:r>
            <w:r w:rsidR="00515A4F">
              <w:rPr>
                <w:webHidden/>
              </w:rPr>
              <w:instrText xml:space="preserve"> PAGEREF _Toc165972640 \h </w:instrText>
            </w:r>
            <w:r w:rsidR="00515A4F">
              <w:rPr>
                <w:webHidden/>
              </w:rPr>
            </w:r>
            <w:r w:rsidR="00515A4F">
              <w:rPr>
                <w:webHidden/>
              </w:rPr>
              <w:fldChar w:fldCharType="separate"/>
            </w:r>
            <w:r w:rsidR="0035345C">
              <w:rPr>
                <w:webHidden/>
              </w:rPr>
              <w:t>39</w:t>
            </w:r>
            <w:r w:rsidR="00515A4F">
              <w:rPr>
                <w:webHidden/>
              </w:rPr>
              <w:fldChar w:fldCharType="end"/>
            </w:r>
          </w:hyperlink>
        </w:p>
        <w:p w14:paraId="535E4116" w14:textId="06815DF5" w:rsidR="00515A4F" w:rsidRDefault="00000000">
          <w:pPr>
            <w:pStyle w:val="TM1"/>
            <w:rPr>
              <w:rFonts w:asciiTheme="minorHAnsi" w:eastAsiaTheme="minorEastAsia" w:hAnsiTheme="minorHAnsi" w:cstheme="minorBidi"/>
              <w:b w:val="0"/>
              <w:bCs w:val="0"/>
              <w:kern w:val="2"/>
              <w:lang w:eastAsia="fr-FR"/>
            </w:rPr>
          </w:pPr>
          <w:hyperlink w:anchor="_Toc165972641" w:history="1">
            <w:r w:rsidR="00515A4F" w:rsidRPr="00543391">
              <w:rPr>
                <w:rStyle w:val="Lienhypertexte"/>
              </w:rPr>
              <w:t>Projet fil rouge 2 :</w:t>
            </w:r>
            <w:r w:rsidR="00515A4F">
              <w:rPr>
                <w:webHidden/>
              </w:rPr>
              <w:tab/>
            </w:r>
            <w:r w:rsidR="00515A4F">
              <w:rPr>
                <w:webHidden/>
              </w:rPr>
              <w:fldChar w:fldCharType="begin"/>
            </w:r>
            <w:r w:rsidR="00515A4F">
              <w:rPr>
                <w:webHidden/>
              </w:rPr>
              <w:instrText xml:space="preserve"> PAGEREF _Toc165972641 \h </w:instrText>
            </w:r>
            <w:r w:rsidR="00515A4F">
              <w:rPr>
                <w:webHidden/>
              </w:rPr>
            </w:r>
            <w:r w:rsidR="00515A4F">
              <w:rPr>
                <w:webHidden/>
              </w:rPr>
              <w:fldChar w:fldCharType="separate"/>
            </w:r>
            <w:r w:rsidR="0035345C">
              <w:rPr>
                <w:webHidden/>
              </w:rPr>
              <w:t>40</w:t>
            </w:r>
            <w:r w:rsidR="00515A4F">
              <w:rPr>
                <w:webHidden/>
              </w:rPr>
              <w:fldChar w:fldCharType="end"/>
            </w:r>
          </w:hyperlink>
        </w:p>
        <w:p w14:paraId="61F3C29B" w14:textId="0E065697" w:rsidR="00515A4F" w:rsidRDefault="00000000">
          <w:pPr>
            <w:pStyle w:val="TM1"/>
            <w:rPr>
              <w:rFonts w:asciiTheme="minorHAnsi" w:eastAsiaTheme="minorEastAsia" w:hAnsiTheme="minorHAnsi" w:cstheme="minorBidi"/>
              <w:b w:val="0"/>
              <w:bCs w:val="0"/>
              <w:kern w:val="2"/>
              <w:lang w:eastAsia="fr-FR"/>
            </w:rPr>
          </w:pPr>
          <w:hyperlink w:anchor="_Toc165972642" w:history="1">
            <w:r w:rsidR="00515A4F" w:rsidRPr="00543391">
              <w:rPr>
                <w:rStyle w:val="Lienhypertexte"/>
              </w:rPr>
              <w:t>Maintenance du parc informatique</w:t>
            </w:r>
            <w:r w:rsidR="00515A4F">
              <w:rPr>
                <w:webHidden/>
              </w:rPr>
              <w:tab/>
            </w:r>
            <w:r w:rsidR="00515A4F">
              <w:rPr>
                <w:webHidden/>
              </w:rPr>
              <w:fldChar w:fldCharType="begin"/>
            </w:r>
            <w:r w:rsidR="00515A4F">
              <w:rPr>
                <w:webHidden/>
              </w:rPr>
              <w:instrText xml:space="preserve"> PAGEREF _Toc165972642 \h </w:instrText>
            </w:r>
            <w:r w:rsidR="00515A4F">
              <w:rPr>
                <w:webHidden/>
              </w:rPr>
            </w:r>
            <w:r w:rsidR="00515A4F">
              <w:rPr>
                <w:webHidden/>
              </w:rPr>
              <w:fldChar w:fldCharType="separate"/>
            </w:r>
            <w:r w:rsidR="0035345C">
              <w:rPr>
                <w:webHidden/>
              </w:rPr>
              <w:t>40</w:t>
            </w:r>
            <w:r w:rsidR="00515A4F">
              <w:rPr>
                <w:webHidden/>
              </w:rPr>
              <w:fldChar w:fldCharType="end"/>
            </w:r>
          </w:hyperlink>
        </w:p>
        <w:p w14:paraId="5F7D9770" w14:textId="5CFE0907" w:rsidR="00515A4F" w:rsidRDefault="00000000">
          <w:pPr>
            <w:pStyle w:val="TM2"/>
            <w:rPr>
              <w:rFonts w:asciiTheme="minorHAnsi" w:eastAsiaTheme="minorEastAsia" w:hAnsiTheme="minorHAnsi" w:cstheme="minorBidi"/>
              <w:b w:val="0"/>
              <w:bCs w:val="0"/>
              <w:kern w:val="2"/>
              <w:lang w:eastAsia="fr-FR"/>
            </w:rPr>
          </w:pPr>
          <w:hyperlink w:anchor="_Toc165972643" w:history="1">
            <w:r w:rsidR="00515A4F" w:rsidRPr="00543391">
              <w:rPr>
                <w:rStyle w:val="Lienhypertexte"/>
              </w:rPr>
              <w:t>Liste des compétences couvertes par le projet</w:t>
            </w:r>
            <w:r w:rsidR="00515A4F">
              <w:rPr>
                <w:webHidden/>
              </w:rPr>
              <w:tab/>
            </w:r>
            <w:r w:rsidR="00515A4F">
              <w:rPr>
                <w:webHidden/>
              </w:rPr>
              <w:fldChar w:fldCharType="begin"/>
            </w:r>
            <w:r w:rsidR="00515A4F">
              <w:rPr>
                <w:webHidden/>
              </w:rPr>
              <w:instrText xml:space="preserve"> PAGEREF _Toc165972643 \h </w:instrText>
            </w:r>
            <w:r w:rsidR="00515A4F">
              <w:rPr>
                <w:webHidden/>
              </w:rPr>
            </w:r>
            <w:r w:rsidR="00515A4F">
              <w:rPr>
                <w:webHidden/>
              </w:rPr>
              <w:fldChar w:fldCharType="separate"/>
            </w:r>
            <w:r w:rsidR="0035345C">
              <w:rPr>
                <w:webHidden/>
              </w:rPr>
              <w:t>40</w:t>
            </w:r>
            <w:r w:rsidR="00515A4F">
              <w:rPr>
                <w:webHidden/>
              </w:rPr>
              <w:fldChar w:fldCharType="end"/>
            </w:r>
          </w:hyperlink>
        </w:p>
        <w:p w14:paraId="70278970" w14:textId="39858F8A" w:rsidR="00515A4F" w:rsidRDefault="00000000">
          <w:pPr>
            <w:pStyle w:val="TM2"/>
            <w:rPr>
              <w:rFonts w:asciiTheme="minorHAnsi" w:eastAsiaTheme="minorEastAsia" w:hAnsiTheme="minorHAnsi" w:cstheme="minorBidi"/>
              <w:b w:val="0"/>
              <w:bCs w:val="0"/>
              <w:kern w:val="2"/>
              <w:lang w:eastAsia="fr-FR"/>
            </w:rPr>
          </w:pPr>
          <w:hyperlink w:anchor="_Toc165972644" w:history="1">
            <w:r w:rsidR="00515A4F" w:rsidRPr="00543391">
              <w:rPr>
                <w:rStyle w:val="Lienhypertexte"/>
              </w:rPr>
              <w:t>Résumé</w:t>
            </w:r>
            <w:r w:rsidR="00515A4F">
              <w:rPr>
                <w:webHidden/>
              </w:rPr>
              <w:tab/>
            </w:r>
            <w:r w:rsidR="00515A4F">
              <w:rPr>
                <w:webHidden/>
              </w:rPr>
              <w:fldChar w:fldCharType="begin"/>
            </w:r>
            <w:r w:rsidR="00515A4F">
              <w:rPr>
                <w:webHidden/>
              </w:rPr>
              <w:instrText xml:space="preserve"> PAGEREF _Toc165972644 \h </w:instrText>
            </w:r>
            <w:r w:rsidR="00515A4F">
              <w:rPr>
                <w:webHidden/>
              </w:rPr>
            </w:r>
            <w:r w:rsidR="00515A4F">
              <w:rPr>
                <w:webHidden/>
              </w:rPr>
              <w:fldChar w:fldCharType="separate"/>
            </w:r>
            <w:r w:rsidR="0035345C">
              <w:rPr>
                <w:webHidden/>
              </w:rPr>
              <w:t>40</w:t>
            </w:r>
            <w:r w:rsidR="00515A4F">
              <w:rPr>
                <w:webHidden/>
              </w:rPr>
              <w:fldChar w:fldCharType="end"/>
            </w:r>
          </w:hyperlink>
        </w:p>
        <w:p w14:paraId="37D08127" w14:textId="302FE7FF" w:rsidR="00515A4F" w:rsidRDefault="00000000">
          <w:pPr>
            <w:pStyle w:val="TM2"/>
            <w:rPr>
              <w:rFonts w:asciiTheme="minorHAnsi" w:eastAsiaTheme="minorEastAsia" w:hAnsiTheme="minorHAnsi" w:cstheme="minorBidi"/>
              <w:b w:val="0"/>
              <w:bCs w:val="0"/>
              <w:kern w:val="2"/>
              <w:lang w:eastAsia="fr-FR"/>
            </w:rPr>
          </w:pPr>
          <w:hyperlink w:anchor="_Toc165972645" w:history="1">
            <w:r w:rsidR="00515A4F" w:rsidRPr="00543391">
              <w:rPr>
                <w:rStyle w:val="Lienhypertexte"/>
              </w:rPr>
              <w:t>Prérequis du projet</w:t>
            </w:r>
            <w:r w:rsidR="00515A4F">
              <w:rPr>
                <w:webHidden/>
              </w:rPr>
              <w:tab/>
            </w:r>
            <w:r w:rsidR="00515A4F">
              <w:rPr>
                <w:webHidden/>
              </w:rPr>
              <w:fldChar w:fldCharType="begin"/>
            </w:r>
            <w:r w:rsidR="00515A4F">
              <w:rPr>
                <w:webHidden/>
              </w:rPr>
              <w:instrText xml:space="preserve"> PAGEREF _Toc165972645 \h </w:instrText>
            </w:r>
            <w:r w:rsidR="00515A4F">
              <w:rPr>
                <w:webHidden/>
              </w:rPr>
            </w:r>
            <w:r w:rsidR="00515A4F">
              <w:rPr>
                <w:webHidden/>
              </w:rPr>
              <w:fldChar w:fldCharType="separate"/>
            </w:r>
            <w:r w:rsidR="0035345C">
              <w:rPr>
                <w:webHidden/>
              </w:rPr>
              <w:t>41</w:t>
            </w:r>
            <w:r w:rsidR="00515A4F">
              <w:rPr>
                <w:webHidden/>
              </w:rPr>
              <w:fldChar w:fldCharType="end"/>
            </w:r>
          </w:hyperlink>
        </w:p>
        <w:p w14:paraId="54F78B8F" w14:textId="066445E8" w:rsidR="00515A4F" w:rsidRDefault="00000000">
          <w:pPr>
            <w:pStyle w:val="TM2"/>
            <w:rPr>
              <w:rFonts w:asciiTheme="minorHAnsi" w:eastAsiaTheme="minorEastAsia" w:hAnsiTheme="minorHAnsi" w:cstheme="minorBidi"/>
              <w:b w:val="0"/>
              <w:bCs w:val="0"/>
              <w:kern w:val="2"/>
              <w:lang w:eastAsia="fr-FR"/>
            </w:rPr>
          </w:pPr>
          <w:hyperlink w:anchor="_Toc165972646" w:history="1">
            <w:r w:rsidR="00515A4F" w:rsidRPr="00543391">
              <w:rPr>
                <w:rStyle w:val="Lienhypertexte"/>
              </w:rPr>
              <w:t>Mise en place du projet</w:t>
            </w:r>
            <w:r w:rsidR="00515A4F">
              <w:rPr>
                <w:webHidden/>
              </w:rPr>
              <w:tab/>
            </w:r>
            <w:r w:rsidR="00515A4F">
              <w:rPr>
                <w:webHidden/>
              </w:rPr>
              <w:fldChar w:fldCharType="begin"/>
            </w:r>
            <w:r w:rsidR="00515A4F">
              <w:rPr>
                <w:webHidden/>
              </w:rPr>
              <w:instrText xml:space="preserve"> PAGEREF _Toc165972646 \h </w:instrText>
            </w:r>
            <w:r w:rsidR="00515A4F">
              <w:rPr>
                <w:webHidden/>
              </w:rPr>
            </w:r>
            <w:r w:rsidR="00515A4F">
              <w:rPr>
                <w:webHidden/>
              </w:rPr>
              <w:fldChar w:fldCharType="separate"/>
            </w:r>
            <w:r w:rsidR="0035345C">
              <w:rPr>
                <w:webHidden/>
              </w:rPr>
              <w:t>41</w:t>
            </w:r>
            <w:r w:rsidR="00515A4F">
              <w:rPr>
                <w:webHidden/>
              </w:rPr>
              <w:fldChar w:fldCharType="end"/>
            </w:r>
          </w:hyperlink>
        </w:p>
        <w:p w14:paraId="37B1D759" w14:textId="4C5D0467" w:rsidR="00515A4F" w:rsidRDefault="00000000">
          <w:pPr>
            <w:pStyle w:val="TM2"/>
            <w:rPr>
              <w:rFonts w:asciiTheme="minorHAnsi" w:eastAsiaTheme="minorEastAsia" w:hAnsiTheme="minorHAnsi" w:cstheme="minorBidi"/>
              <w:b w:val="0"/>
              <w:bCs w:val="0"/>
              <w:kern w:val="2"/>
              <w:lang w:eastAsia="fr-FR"/>
            </w:rPr>
          </w:pPr>
          <w:hyperlink w:anchor="_Toc165972647" w:history="1">
            <w:r w:rsidR="00515A4F" w:rsidRPr="00543391">
              <w:rPr>
                <w:rStyle w:val="Lienhypertexte"/>
              </w:rPr>
              <w:t>Conception de la Base de Données</w:t>
            </w:r>
            <w:r w:rsidR="00515A4F">
              <w:rPr>
                <w:webHidden/>
              </w:rPr>
              <w:tab/>
            </w:r>
            <w:r w:rsidR="00515A4F">
              <w:rPr>
                <w:webHidden/>
              </w:rPr>
              <w:fldChar w:fldCharType="begin"/>
            </w:r>
            <w:r w:rsidR="00515A4F">
              <w:rPr>
                <w:webHidden/>
              </w:rPr>
              <w:instrText xml:space="preserve"> PAGEREF _Toc165972647 \h </w:instrText>
            </w:r>
            <w:r w:rsidR="00515A4F">
              <w:rPr>
                <w:webHidden/>
              </w:rPr>
            </w:r>
            <w:r w:rsidR="00515A4F">
              <w:rPr>
                <w:webHidden/>
              </w:rPr>
              <w:fldChar w:fldCharType="separate"/>
            </w:r>
            <w:r w:rsidR="0035345C">
              <w:rPr>
                <w:webHidden/>
              </w:rPr>
              <w:t>42</w:t>
            </w:r>
            <w:r w:rsidR="00515A4F">
              <w:rPr>
                <w:webHidden/>
              </w:rPr>
              <w:fldChar w:fldCharType="end"/>
            </w:r>
          </w:hyperlink>
        </w:p>
        <w:p w14:paraId="3C9F4879" w14:textId="61A9383F" w:rsidR="00515A4F" w:rsidRDefault="00000000">
          <w:pPr>
            <w:pStyle w:val="TM2"/>
            <w:rPr>
              <w:rFonts w:asciiTheme="minorHAnsi" w:eastAsiaTheme="minorEastAsia" w:hAnsiTheme="minorHAnsi" w:cstheme="minorBidi"/>
              <w:b w:val="0"/>
              <w:bCs w:val="0"/>
              <w:kern w:val="2"/>
              <w:lang w:eastAsia="fr-FR"/>
            </w:rPr>
          </w:pPr>
          <w:hyperlink w:anchor="_Toc165972648" w:history="1">
            <w:r w:rsidR="00515A4F" w:rsidRPr="00543391">
              <w:rPr>
                <w:rStyle w:val="Lienhypertexte"/>
              </w:rPr>
              <w:t>Côté Client</w:t>
            </w:r>
            <w:r w:rsidR="00515A4F">
              <w:rPr>
                <w:webHidden/>
              </w:rPr>
              <w:tab/>
            </w:r>
            <w:r w:rsidR="00515A4F">
              <w:rPr>
                <w:webHidden/>
              </w:rPr>
              <w:fldChar w:fldCharType="begin"/>
            </w:r>
            <w:r w:rsidR="00515A4F">
              <w:rPr>
                <w:webHidden/>
              </w:rPr>
              <w:instrText xml:space="preserve"> PAGEREF _Toc165972648 \h </w:instrText>
            </w:r>
            <w:r w:rsidR="00515A4F">
              <w:rPr>
                <w:webHidden/>
              </w:rPr>
            </w:r>
            <w:r w:rsidR="00515A4F">
              <w:rPr>
                <w:webHidden/>
              </w:rPr>
              <w:fldChar w:fldCharType="separate"/>
            </w:r>
            <w:r w:rsidR="0035345C">
              <w:rPr>
                <w:webHidden/>
              </w:rPr>
              <w:t>45</w:t>
            </w:r>
            <w:r w:rsidR="00515A4F">
              <w:rPr>
                <w:webHidden/>
              </w:rPr>
              <w:fldChar w:fldCharType="end"/>
            </w:r>
          </w:hyperlink>
        </w:p>
        <w:p w14:paraId="45AC2D50" w14:textId="04B2E1D4"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49" w:history="1">
            <w:r w:rsidR="00515A4F" w:rsidRPr="00543391">
              <w:rPr>
                <w:rStyle w:val="Lienhypertexte"/>
                <w:noProof/>
              </w:rPr>
              <w:t>Windows Form</w:t>
            </w:r>
            <w:r w:rsidR="00515A4F">
              <w:rPr>
                <w:noProof/>
                <w:webHidden/>
              </w:rPr>
              <w:tab/>
            </w:r>
            <w:r w:rsidR="00515A4F">
              <w:rPr>
                <w:noProof/>
                <w:webHidden/>
              </w:rPr>
              <w:fldChar w:fldCharType="begin"/>
            </w:r>
            <w:r w:rsidR="00515A4F">
              <w:rPr>
                <w:noProof/>
                <w:webHidden/>
              </w:rPr>
              <w:instrText xml:space="preserve"> PAGEREF _Toc165972649 \h </w:instrText>
            </w:r>
            <w:r w:rsidR="00515A4F">
              <w:rPr>
                <w:noProof/>
                <w:webHidden/>
              </w:rPr>
            </w:r>
            <w:r w:rsidR="00515A4F">
              <w:rPr>
                <w:noProof/>
                <w:webHidden/>
              </w:rPr>
              <w:fldChar w:fldCharType="separate"/>
            </w:r>
            <w:r w:rsidR="0035345C">
              <w:rPr>
                <w:noProof/>
                <w:webHidden/>
              </w:rPr>
              <w:t>45</w:t>
            </w:r>
            <w:r w:rsidR="00515A4F">
              <w:rPr>
                <w:noProof/>
                <w:webHidden/>
              </w:rPr>
              <w:fldChar w:fldCharType="end"/>
            </w:r>
          </w:hyperlink>
        </w:p>
        <w:p w14:paraId="79532A5B" w14:textId="44045F8A"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50" w:history="1">
            <w:r w:rsidR="00515A4F" w:rsidRPr="00543391">
              <w:rPr>
                <w:rStyle w:val="Lienhypertexte"/>
                <w:noProof/>
              </w:rPr>
              <w:t>Operations possibles</w:t>
            </w:r>
            <w:r w:rsidR="00515A4F">
              <w:rPr>
                <w:noProof/>
                <w:webHidden/>
              </w:rPr>
              <w:tab/>
            </w:r>
            <w:r w:rsidR="00515A4F">
              <w:rPr>
                <w:noProof/>
                <w:webHidden/>
              </w:rPr>
              <w:fldChar w:fldCharType="begin"/>
            </w:r>
            <w:r w:rsidR="00515A4F">
              <w:rPr>
                <w:noProof/>
                <w:webHidden/>
              </w:rPr>
              <w:instrText xml:space="preserve"> PAGEREF _Toc165972650 \h </w:instrText>
            </w:r>
            <w:r w:rsidR="00515A4F">
              <w:rPr>
                <w:noProof/>
                <w:webHidden/>
              </w:rPr>
            </w:r>
            <w:r w:rsidR="00515A4F">
              <w:rPr>
                <w:noProof/>
                <w:webHidden/>
              </w:rPr>
              <w:fldChar w:fldCharType="separate"/>
            </w:r>
            <w:r w:rsidR="0035345C">
              <w:rPr>
                <w:noProof/>
                <w:webHidden/>
              </w:rPr>
              <w:t>46</w:t>
            </w:r>
            <w:r w:rsidR="00515A4F">
              <w:rPr>
                <w:noProof/>
                <w:webHidden/>
              </w:rPr>
              <w:fldChar w:fldCharType="end"/>
            </w:r>
          </w:hyperlink>
        </w:p>
        <w:p w14:paraId="068CCC2A" w14:textId="5307D77A" w:rsidR="00515A4F" w:rsidRDefault="00000000">
          <w:pPr>
            <w:pStyle w:val="TM2"/>
            <w:rPr>
              <w:rFonts w:asciiTheme="minorHAnsi" w:eastAsiaTheme="minorEastAsia" w:hAnsiTheme="minorHAnsi" w:cstheme="minorBidi"/>
              <w:b w:val="0"/>
              <w:bCs w:val="0"/>
              <w:kern w:val="2"/>
              <w:lang w:eastAsia="fr-FR"/>
            </w:rPr>
          </w:pPr>
          <w:hyperlink w:anchor="_Toc165972651" w:history="1">
            <w:r w:rsidR="00515A4F" w:rsidRPr="00543391">
              <w:rPr>
                <w:rStyle w:val="Lienhypertexte"/>
              </w:rPr>
              <w:t>Côté Serveur</w:t>
            </w:r>
            <w:r w:rsidR="00515A4F">
              <w:rPr>
                <w:webHidden/>
              </w:rPr>
              <w:tab/>
            </w:r>
            <w:r w:rsidR="00515A4F">
              <w:rPr>
                <w:webHidden/>
              </w:rPr>
              <w:fldChar w:fldCharType="begin"/>
            </w:r>
            <w:r w:rsidR="00515A4F">
              <w:rPr>
                <w:webHidden/>
              </w:rPr>
              <w:instrText xml:space="preserve"> PAGEREF _Toc165972651 \h </w:instrText>
            </w:r>
            <w:r w:rsidR="00515A4F">
              <w:rPr>
                <w:webHidden/>
              </w:rPr>
            </w:r>
            <w:r w:rsidR="00515A4F">
              <w:rPr>
                <w:webHidden/>
              </w:rPr>
              <w:fldChar w:fldCharType="separate"/>
            </w:r>
            <w:r w:rsidR="0035345C">
              <w:rPr>
                <w:webHidden/>
              </w:rPr>
              <w:t>49</w:t>
            </w:r>
            <w:r w:rsidR="00515A4F">
              <w:rPr>
                <w:webHidden/>
              </w:rPr>
              <w:fldChar w:fldCharType="end"/>
            </w:r>
          </w:hyperlink>
        </w:p>
        <w:p w14:paraId="62811856" w14:textId="184F6CE4"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52" w:history="1">
            <w:r w:rsidR="00515A4F" w:rsidRPr="00543391">
              <w:rPr>
                <w:rStyle w:val="Lienhypertexte"/>
                <w:noProof/>
              </w:rPr>
              <w:t>La structure</w:t>
            </w:r>
            <w:r w:rsidR="00515A4F">
              <w:rPr>
                <w:noProof/>
                <w:webHidden/>
              </w:rPr>
              <w:tab/>
            </w:r>
            <w:r w:rsidR="00515A4F">
              <w:rPr>
                <w:noProof/>
                <w:webHidden/>
              </w:rPr>
              <w:fldChar w:fldCharType="begin"/>
            </w:r>
            <w:r w:rsidR="00515A4F">
              <w:rPr>
                <w:noProof/>
                <w:webHidden/>
              </w:rPr>
              <w:instrText xml:space="preserve"> PAGEREF _Toc165972652 \h </w:instrText>
            </w:r>
            <w:r w:rsidR="00515A4F">
              <w:rPr>
                <w:noProof/>
                <w:webHidden/>
              </w:rPr>
            </w:r>
            <w:r w:rsidR="00515A4F">
              <w:rPr>
                <w:noProof/>
                <w:webHidden/>
              </w:rPr>
              <w:fldChar w:fldCharType="separate"/>
            </w:r>
            <w:r w:rsidR="0035345C">
              <w:rPr>
                <w:noProof/>
                <w:webHidden/>
              </w:rPr>
              <w:t>49</w:t>
            </w:r>
            <w:r w:rsidR="00515A4F">
              <w:rPr>
                <w:noProof/>
                <w:webHidden/>
              </w:rPr>
              <w:fldChar w:fldCharType="end"/>
            </w:r>
          </w:hyperlink>
        </w:p>
        <w:p w14:paraId="0D8F741C" w14:textId="64D6AB0C"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53" w:history="1">
            <w:r w:rsidR="00515A4F" w:rsidRPr="00543391">
              <w:rPr>
                <w:rStyle w:val="Lienhypertexte"/>
                <w:noProof/>
              </w:rPr>
              <w:t>L’API</w:t>
            </w:r>
            <w:r w:rsidR="00515A4F">
              <w:rPr>
                <w:noProof/>
                <w:webHidden/>
              </w:rPr>
              <w:tab/>
            </w:r>
            <w:r w:rsidR="00515A4F">
              <w:rPr>
                <w:noProof/>
                <w:webHidden/>
              </w:rPr>
              <w:fldChar w:fldCharType="begin"/>
            </w:r>
            <w:r w:rsidR="00515A4F">
              <w:rPr>
                <w:noProof/>
                <w:webHidden/>
              </w:rPr>
              <w:instrText xml:space="preserve"> PAGEREF _Toc165972653 \h </w:instrText>
            </w:r>
            <w:r w:rsidR="00515A4F">
              <w:rPr>
                <w:noProof/>
                <w:webHidden/>
              </w:rPr>
            </w:r>
            <w:r w:rsidR="00515A4F">
              <w:rPr>
                <w:noProof/>
                <w:webHidden/>
              </w:rPr>
              <w:fldChar w:fldCharType="separate"/>
            </w:r>
            <w:r w:rsidR="0035345C">
              <w:rPr>
                <w:noProof/>
                <w:webHidden/>
              </w:rPr>
              <w:t>50</w:t>
            </w:r>
            <w:r w:rsidR="00515A4F">
              <w:rPr>
                <w:noProof/>
                <w:webHidden/>
              </w:rPr>
              <w:fldChar w:fldCharType="end"/>
            </w:r>
          </w:hyperlink>
        </w:p>
        <w:p w14:paraId="536619FB" w14:textId="0265886C"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54" w:history="1">
            <w:r w:rsidR="00515A4F" w:rsidRPr="00543391">
              <w:rPr>
                <w:rStyle w:val="Lienhypertexte"/>
                <w:noProof/>
              </w:rPr>
              <w:t>BLL</w:t>
            </w:r>
            <w:r w:rsidR="00515A4F">
              <w:rPr>
                <w:noProof/>
                <w:webHidden/>
              </w:rPr>
              <w:tab/>
            </w:r>
            <w:r w:rsidR="00515A4F">
              <w:rPr>
                <w:noProof/>
                <w:webHidden/>
              </w:rPr>
              <w:fldChar w:fldCharType="begin"/>
            </w:r>
            <w:r w:rsidR="00515A4F">
              <w:rPr>
                <w:noProof/>
                <w:webHidden/>
              </w:rPr>
              <w:instrText xml:space="preserve"> PAGEREF _Toc165972654 \h </w:instrText>
            </w:r>
            <w:r w:rsidR="00515A4F">
              <w:rPr>
                <w:noProof/>
                <w:webHidden/>
              </w:rPr>
            </w:r>
            <w:r w:rsidR="00515A4F">
              <w:rPr>
                <w:noProof/>
                <w:webHidden/>
              </w:rPr>
              <w:fldChar w:fldCharType="separate"/>
            </w:r>
            <w:r w:rsidR="0035345C">
              <w:rPr>
                <w:noProof/>
                <w:webHidden/>
              </w:rPr>
              <w:t>50</w:t>
            </w:r>
            <w:r w:rsidR="00515A4F">
              <w:rPr>
                <w:noProof/>
                <w:webHidden/>
              </w:rPr>
              <w:fldChar w:fldCharType="end"/>
            </w:r>
          </w:hyperlink>
        </w:p>
        <w:p w14:paraId="0EFF9AC9" w14:textId="128DC4BC"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55" w:history="1">
            <w:r w:rsidR="00515A4F" w:rsidRPr="00543391">
              <w:rPr>
                <w:rStyle w:val="Lienhypertexte"/>
                <w:noProof/>
              </w:rPr>
              <w:t>DAL</w:t>
            </w:r>
            <w:r w:rsidR="00515A4F">
              <w:rPr>
                <w:noProof/>
                <w:webHidden/>
              </w:rPr>
              <w:tab/>
            </w:r>
            <w:r w:rsidR="00515A4F">
              <w:rPr>
                <w:noProof/>
                <w:webHidden/>
              </w:rPr>
              <w:fldChar w:fldCharType="begin"/>
            </w:r>
            <w:r w:rsidR="00515A4F">
              <w:rPr>
                <w:noProof/>
                <w:webHidden/>
              </w:rPr>
              <w:instrText xml:space="preserve"> PAGEREF _Toc165972655 \h </w:instrText>
            </w:r>
            <w:r w:rsidR="00515A4F">
              <w:rPr>
                <w:noProof/>
                <w:webHidden/>
              </w:rPr>
            </w:r>
            <w:r w:rsidR="00515A4F">
              <w:rPr>
                <w:noProof/>
                <w:webHidden/>
              </w:rPr>
              <w:fldChar w:fldCharType="separate"/>
            </w:r>
            <w:r w:rsidR="0035345C">
              <w:rPr>
                <w:noProof/>
                <w:webHidden/>
              </w:rPr>
              <w:t>51</w:t>
            </w:r>
            <w:r w:rsidR="00515A4F">
              <w:rPr>
                <w:noProof/>
                <w:webHidden/>
              </w:rPr>
              <w:fldChar w:fldCharType="end"/>
            </w:r>
          </w:hyperlink>
        </w:p>
        <w:p w14:paraId="7EE1DA5F" w14:textId="27660DA9" w:rsidR="00515A4F" w:rsidRDefault="00000000">
          <w:pPr>
            <w:pStyle w:val="TM3"/>
            <w:tabs>
              <w:tab w:val="right" w:leader="dot" w:pos="9062"/>
            </w:tabs>
            <w:rPr>
              <w:rFonts w:asciiTheme="minorHAnsi" w:eastAsiaTheme="minorEastAsia" w:hAnsiTheme="minorHAnsi" w:cstheme="minorBidi"/>
              <w:noProof/>
              <w:kern w:val="2"/>
              <w:lang w:eastAsia="fr-FR"/>
            </w:rPr>
          </w:pPr>
          <w:hyperlink w:anchor="_Toc165972656" w:history="1">
            <w:r w:rsidR="00515A4F" w:rsidRPr="00543391">
              <w:rPr>
                <w:rStyle w:val="Lienhypertexte"/>
                <w:noProof/>
              </w:rPr>
              <w:t>Les Tests</w:t>
            </w:r>
            <w:r w:rsidR="00515A4F">
              <w:rPr>
                <w:noProof/>
                <w:webHidden/>
              </w:rPr>
              <w:tab/>
            </w:r>
            <w:r w:rsidR="00515A4F">
              <w:rPr>
                <w:noProof/>
                <w:webHidden/>
              </w:rPr>
              <w:fldChar w:fldCharType="begin"/>
            </w:r>
            <w:r w:rsidR="00515A4F">
              <w:rPr>
                <w:noProof/>
                <w:webHidden/>
              </w:rPr>
              <w:instrText xml:space="preserve"> PAGEREF _Toc165972656 \h </w:instrText>
            </w:r>
            <w:r w:rsidR="00515A4F">
              <w:rPr>
                <w:noProof/>
                <w:webHidden/>
              </w:rPr>
            </w:r>
            <w:r w:rsidR="00515A4F">
              <w:rPr>
                <w:noProof/>
                <w:webHidden/>
              </w:rPr>
              <w:fldChar w:fldCharType="separate"/>
            </w:r>
            <w:r w:rsidR="0035345C">
              <w:rPr>
                <w:noProof/>
                <w:webHidden/>
              </w:rPr>
              <w:t>51</w:t>
            </w:r>
            <w:r w:rsidR="00515A4F">
              <w:rPr>
                <w:noProof/>
                <w:webHidden/>
              </w:rPr>
              <w:fldChar w:fldCharType="end"/>
            </w:r>
          </w:hyperlink>
        </w:p>
        <w:p w14:paraId="2593406E" w14:textId="3983680C" w:rsidR="00CA22CC" w:rsidRPr="007F5636" w:rsidRDefault="00CA0D75" w:rsidP="000941C5">
          <w:r w:rsidRPr="007F5636">
            <w:rPr>
              <w:b/>
              <w:bCs/>
            </w:rPr>
            <w:fldChar w:fldCharType="end"/>
          </w:r>
        </w:p>
      </w:sdtContent>
    </w:sdt>
    <w:p w14:paraId="45EA0FAC" w14:textId="77777777" w:rsidR="00CA22CC" w:rsidRPr="007F5636" w:rsidRDefault="00CA22CC" w:rsidP="000941C5"/>
    <w:p w14:paraId="02A52E6D" w14:textId="31E7DBB5" w:rsidR="00004AF9" w:rsidRPr="004C0695" w:rsidRDefault="00C20629" w:rsidP="00C20629">
      <w:pPr>
        <w:ind w:firstLine="720"/>
        <w:rPr>
          <w:color w:val="FF0000"/>
        </w:rPr>
      </w:pPr>
      <w:r w:rsidRPr="004C0695">
        <w:rPr>
          <w:color w:val="FF0000"/>
        </w:rPr>
        <w:t>Dans ce dossier je présenterai deux projets différents. En premier lieu, je présenterai le projet effectuer pendant ma période de stage puis le second projet effectué pendant ma formation pour compléter les compétences qui n’auront pas était vu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58377792" w14:textId="2215009B" w:rsidR="00CA22CC" w:rsidRPr="007F5636" w:rsidRDefault="00214FC9" w:rsidP="007D1708">
      <w:pPr>
        <w:pStyle w:val="Titre1"/>
      </w:pPr>
      <w:bookmarkStart w:id="1" w:name="_Toc165972606"/>
      <w:r w:rsidRPr="007F5636">
        <w:t>Projet effectu</w:t>
      </w:r>
      <w:r w:rsidR="00C20629" w:rsidRPr="007F5636">
        <w:t>é</w:t>
      </w:r>
      <w:r w:rsidRPr="007F5636">
        <w:t xml:space="preserve"> durant la période de stage</w:t>
      </w:r>
      <w:bookmarkEnd w:id="1"/>
    </w:p>
    <w:p w14:paraId="12D9E78D" w14:textId="77777777" w:rsidR="007D1708" w:rsidRDefault="007D1708" w:rsidP="007D1708"/>
    <w:p w14:paraId="4F221359" w14:textId="52CB8E67" w:rsidR="00133134" w:rsidRDefault="00133134" w:rsidP="00133134">
      <w:pPr>
        <w:pStyle w:val="Titre2"/>
      </w:pPr>
      <w:bookmarkStart w:id="2" w:name="_Toc165972607"/>
      <w:r>
        <w:t>Présentation de l’entreprise</w:t>
      </w:r>
      <w:bookmarkEnd w:id="2"/>
    </w:p>
    <w:p w14:paraId="2B47DDB0" w14:textId="77777777" w:rsidR="00133134" w:rsidRDefault="00133134" w:rsidP="00133134"/>
    <w:p w14:paraId="365C2AA4" w14:textId="6DC2F77F" w:rsidR="00133134" w:rsidRDefault="00133134" w:rsidP="00133134">
      <w:pPr>
        <w:rPr>
          <w:color w:val="FF0000"/>
        </w:rPr>
      </w:pPr>
      <w:r>
        <w:rPr>
          <w:color w:val="FF0000"/>
        </w:rPr>
        <w:tab/>
        <w:t xml:space="preserve">L’entreprise DSI </w:t>
      </w:r>
      <w:r w:rsidR="00515A4F">
        <w:rPr>
          <w:color w:val="FF0000"/>
        </w:rPr>
        <w:t>a</w:t>
      </w:r>
      <w:r>
        <w:rPr>
          <w:color w:val="FF0000"/>
        </w:rPr>
        <w:t xml:space="preserve"> été fondée en 1994, c’est une SARL avec </w:t>
      </w:r>
      <w:r w:rsidR="00BD2B27">
        <w:rPr>
          <w:color w:val="FF0000"/>
        </w:rPr>
        <w:t>les agréments</w:t>
      </w:r>
      <w:r>
        <w:rPr>
          <w:color w:val="FF0000"/>
        </w:rPr>
        <w:t xml:space="preserve"> d’états « Entreprise adaptée » et « Entreprise Solidaire d’Utilité Sociale ». </w:t>
      </w:r>
      <w:r w:rsidR="00BD2B27">
        <w:rPr>
          <w:color w:val="FF0000"/>
        </w:rPr>
        <w:t xml:space="preserve">L’entreprise compte plus de 800 salariés partout en France. </w:t>
      </w:r>
    </w:p>
    <w:p w14:paraId="17CDCC94" w14:textId="19411097" w:rsidR="00BD2B27" w:rsidRDefault="00BD2B27" w:rsidP="00133134">
      <w:pPr>
        <w:rPr>
          <w:color w:val="FF0000"/>
        </w:rPr>
      </w:pPr>
      <w:r>
        <w:rPr>
          <w:color w:val="FF0000"/>
        </w:rPr>
        <w:lastRenderedPageBreak/>
        <w:tab/>
        <w:t xml:space="preserve">Elle évolue dans </w:t>
      </w:r>
      <w:r w:rsidR="00B77BFD">
        <w:rPr>
          <w:color w:val="FF0000"/>
        </w:rPr>
        <w:t>6 corps de métiers différent, qui vont de travail intérimaire à la production agricole. Chaque corps de métiers est situé à différent endroits en France.</w:t>
      </w:r>
    </w:p>
    <w:p w14:paraId="5BBD3EEA" w14:textId="2F148D54" w:rsidR="00B77BFD" w:rsidRDefault="00B77BFD" w:rsidP="00133134">
      <w:pPr>
        <w:rPr>
          <w:color w:val="FF0000"/>
        </w:rPr>
      </w:pPr>
      <w:r>
        <w:rPr>
          <w:color w:val="FF0000"/>
        </w:rPr>
        <w:tab/>
        <w:t xml:space="preserve">Durant ma période de stage j’ai intégré le service informatique qui se situe à Toulouse. Ce service s’occupe </w:t>
      </w:r>
      <w:r w:rsidR="005E35E3">
        <w:rPr>
          <w:color w:val="FF0000"/>
        </w:rPr>
        <w:t>entre autres</w:t>
      </w:r>
      <w:r>
        <w:rPr>
          <w:color w:val="FF0000"/>
        </w:rPr>
        <w:t xml:space="preserve"> de développement de logiciels, de support et assistance aux utilisateurs…</w:t>
      </w:r>
    </w:p>
    <w:p w14:paraId="2F2EFAA5" w14:textId="77777777" w:rsidR="005E35E3" w:rsidRDefault="005E35E3" w:rsidP="00133134">
      <w:pPr>
        <w:rPr>
          <w:color w:val="FF0000"/>
        </w:rPr>
      </w:pPr>
    </w:p>
    <w:p w14:paraId="4868A5BF" w14:textId="77777777" w:rsidR="005E35E3" w:rsidRDefault="005E35E3" w:rsidP="00133134">
      <w:pPr>
        <w:rPr>
          <w:color w:val="FF0000"/>
        </w:rPr>
      </w:pPr>
    </w:p>
    <w:p w14:paraId="2CE3461E" w14:textId="77777777" w:rsidR="005E35E3" w:rsidRPr="00133134" w:rsidRDefault="005E35E3" w:rsidP="00133134">
      <w:pPr>
        <w:rPr>
          <w:color w:val="FF0000"/>
        </w:rPr>
      </w:pPr>
    </w:p>
    <w:p w14:paraId="197EA1D4" w14:textId="1D2BC08E" w:rsidR="00A76C8B" w:rsidRPr="007F5636" w:rsidRDefault="00A76C8B" w:rsidP="00214FC9">
      <w:pPr>
        <w:pStyle w:val="Titre2"/>
      </w:pPr>
      <w:bookmarkStart w:id="3" w:name="_Toc165972608"/>
      <w:r w:rsidRPr="007F5636">
        <w:t>Résumé</w:t>
      </w:r>
      <w:bookmarkEnd w:id="3"/>
    </w:p>
    <w:p w14:paraId="39A1B05E" w14:textId="77777777" w:rsidR="00A76C8B" w:rsidRPr="007F5636" w:rsidRDefault="00A76C8B" w:rsidP="00A76C8B"/>
    <w:p w14:paraId="3E8D2CFF" w14:textId="77777777" w:rsidR="00392763" w:rsidRPr="007F5636" w:rsidRDefault="00392763" w:rsidP="00133134">
      <w:pPr>
        <w:ind w:firstLine="720"/>
        <w:rPr>
          <w:color w:val="FF0000"/>
        </w:rPr>
      </w:pPr>
      <w:r w:rsidRPr="007F5636">
        <w:rPr>
          <w:color w:val="FF0000"/>
        </w:rPr>
        <w:t>Le projet consiste à créer une plateforme de discussion instantanée.</w:t>
      </w:r>
    </w:p>
    <w:p w14:paraId="490400A3" w14:textId="43FB7578" w:rsidR="00392763" w:rsidRPr="007F5636" w:rsidRDefault="00392763" w:rsidP="00133134">
      <w:pPr>
        <w:ind w:firstLine="720"/>
        <w:rPr>
          <w:color w:val="FF0000"/>
        </w:rPr>
      </w:pPr>
      <w:r w:rsidRPr="007F5636">
        <w:rPr>
          <w:color w:val="FF0000"/>
        </w:rPr>
        <w:t xml:space="preserve">Dans cette optique, je commence par analyser le </w:t>
      </w:r>
      <w:r w:rsidRPr="007F5636">
        <w:rPr>
          <w:b/>
          <w:bCs/>
          <w:color w:val="FF0000"/>
        </w:rPr>
        <w:t>cahier des charges</w:t>
      </w:r>
      <w:r w:rsidRPr="007F5636">
        <w:rPr>
          <w:color w:val="FF0000"/>
        </w:rPr>
        <w:t>. Je mets</w:t>
      </w:r>
      <w:r w:rsidRPr="00B77BFD">
        <w:rPr>
          <w:color w:val="FF0000"/>
        </w:rPr>
        <w:t xml:space="preserve"> </w:t>
      </w:r>
      <w:ins w:id="4" w:author="Théo OLLIVIER" w:date="2024-04-24T11:14:00Z">
        <w:r w:rsidR="000A3578" w:rsidRPr="00B77BFD">
          <w:rPr>
            <w:color w:val="FF0000"/>
          </w:rPr>
          <w:t xml:space="preserve">en </w:t>
        </w:r>
      </w:ins>
      <w:r w:rsidRPr="007F5636">
        <w:rPr>
          <w:color w:val="FF0000"/>
        </w:rPr>
        <w:t>avant les fonctionnalités qui seront nécessaires à l’accomplissement du projet.</w:t>
      </w:r>
    </w:p>
    <w:p w14:paraId="39994A6D" w14:textId="5BFFE6B4" w:rsidR="00392763" w:rsidRPr="007F5636" w:rsidRDefault="00392763" w:rsidP="00392763">
      <w:pPr>
        <w:rPr>
          <w:color w:val="FF0000"/>
        </w:rPr>
      </w:pPr>
      <w:r w:rsidRPr="007F5636">
        <w:rPr>
          <w:color w:val="FF0000"/>
        </w:rPr>
        <w:tab/>
        <w:t>Dans le cas présent, je suis seul sur le projet </w:t>
      </w:r>
      <w:r w:rsidR="00C20629" w:rsidRPr="007F5636">
        <w:rPr>
          <w:color w:val="FF0000"/>
        </w:rPr>
        <w:t>j’ai effectué une</w:t>
      </w:r>
      <w:commentRangeStart w:id="5"/>
      <w:r w:rsidRPr="007F5636">
        <w:rPr>
          <w:color w:val="FF0000"/>
        </w:rPr>
        <w:t xml:space="preserve"> </w:t>
      </w:r>
      <w:r w:rsidRPr="007F5636">
        <w:rPr>
          <w:b/>
          <w:bCs/>
          <w:color w:val="FF0000"/>
        </w:rPr>
        <w:t>gestion de projet</w:t>
      </w:r>
      <w:commentRangeEnd w:id="5"/>
      <w:r w:rsidR="000A3578" w:rsidRPr="007F5636">
        <w:rPr>
          <w:rStyle w:val="Marquedecommentaire"/>
        </w:rPr>
        <w:commentReference w:id="5"/>
      </w:r>
      <w:r w:rsidR="00C20629" w:rsidRPr="007F5636">
        <w:rPr>
          <w:b/>
          <w:bCs/>
          <w:color w:val="FF0000"/>
        </w:rPr>
        <w:t xml:space="preserve"> </w:t>
      </w:r>
      <w:r w:rsidR="00C20629" w:rsidRPr="007F5636">
        <w:rPr>
          <w:color w:val="FF0000"/>
        </w:rPr>
        <w:t>en utilisant des tickets</w:t>
      </w:r>
      <w:r w:rsidRPr="007F5636">
        <w:rPr>
          <w:color w:val="FF0000"/>
        </w:rPr>
        <w:t xml:space="preserve">. Tout au long de ce projet, les différentes étapes répertoriées sont définies par des </w:t>
      </w:r>
      <w:r w:rsidRPr="007F5636">
        <w:rPr>
          <w:b/>
          <w:bCs/>
          <w:color w:val="FF0000"/>
        </w:rPr>
        <w:t xml:space="preserve">ticket </w:t>
      </w:r>
      <w:r w:rsidRPr="007F5636">
        <w:rPr>
          <w:color w:val="FF0000"/>
        </w:rPr>
        <w:t xml:space="preserve">via l’outil </w:t>
      </w:r>
      <w:r w:rsidRPr="007F5636">
        <w:rPr>
          <w:b/>
          <w:bCs/>
          <w:color w:val="FF0000"/>
        </w:rPr>
        <w:t>GitLab</w:t>
      </w:r>
      <w:r w:rsidRPr="007F5636">
        <w:rPr>
          <w:color w:val="FF0000"/>
        </w:rPr>
        <w:t xml:space="preserve">. </w:t>
      </w:r>
    </w:p>
    <w:p w14:paraId="40A01539" w14:textId="61AB1D3F" w:rsidR="00BD2B27" w:rsidRPr="007F5636" w:rsidRDefault="00392763" w:rsidP="00BD2B27">
      <w:pPr>
        <w:ind w:firstLine="720"/>
        <w:rPr>
          <w:color w:val="FF0000"/>
        </w:rPr>
      </w:pPr>
      <w:r w:rsidRPr="007F5636">
        <w:rPr>
          <w:color w:val="FF0000"/>
        </w:rPr>
        <w:t xml:space="preserve">Le travail que j’effectue est partagé sur la plateforme GitLab grâce </w:t>
      </w:r>
      <w:commentRangeStart w:id="6"/>
      <w:r w:rsidRPr="007F5636">
        <w:rPr>
          <w:color w:val="FF0000"/>
        </w:rPr>
        <w:t xml:space="preserve">à l’outil </w:t>
      </w:r>
      <w:r w:rsidRPr="007F5636">
        <w:rPr>
          <w:b/>
          <w:bCs/>
          <w:color w:val="FF0000"/>
        </w:rPr>
        <w:t>Fork</w:t>
      </w:r>
      <w:r w:rsidR="00C13AA3">
        <w:rPr>
          <w:b/>
          <w:bCs/>
          <w:color w:val="FF0000"/>
        </w:rPr>
        <w:t xml:space="preserve"> </w:t>
      </w:r>
      <w:r w:rsidR="00C13AA3" w:rsidRPr="00C13AA3">
        <w:rPr>
          <w:color w:val="FF0000"/>
        </w:rPr>
        <w:t>(</w:t>
      </w:r>
      <w:r w:rsidR="00C13AA3">
        <w:rPr>
          <w:color w:val="FF0000"/>
        </w:rPr>
        <w:t>Voir annexe 1)</w:t>
      </w:r>
      <w:r w:rsidRPr="00C13AA3">
        <w:rPr>
          <w:color w:val="FF0000"/>
        </w:rPr>
        <w:t>.</w:t>
      </w:r>
      <w:commentRangeEnd w:id="6"/>
      <w:r w:rsidR="000A3578" w:rsidRPr="00C13AA3">
        <w:rPr>
          <w:rStyle w:val="Marquedecommentaire"/>
        </w:rPr>
        <w:commentReference w:id="6"/>
      </w:r>
      <w:r w:rsidR="00C20629" w:rsidRPr="007F5636">
        <w:rPr>
          <w:b/>
          <w:bCs/>
          <w:color w:val="FF0000"/>
        </w:rPr>
        <w:t xml:space="preserve"> </w:t>
      </w:r>
      <w:r w:rsidR="00C20629" w:rsidRPr="007F5636">
        <w:rPr>
          <w:color w:val="FF0000"/>
        </w:rPr>
        <w:t xml:space="preserve">Qui un outil permettant la gestion de </w:t>
      </w:r>
      <w:r w:rsidR="007D1708" w:rsidRPr="007F5636">
        <w:rPr>
          <w:color w:val="FF0000"/>
        </w:rPr>
        <w:t>différentes branches</w:t>
      </w:r>
      <w:r w:rsidR="00C20629" w:rsidRPr="007F5636">
        <w:rPr>
          <w:color w:val="FF0000"/>
        </w:rPr>
        <w:t xml:space="preserve"> d’un projet sur GitLab.</w:t>
      </w:r>
    </w:p>
    <w:p w14:paraId="647549F2" w14:textId="139E12B1" w:rsidR="00392763" w:rsidRPr="007F5636" w:rsidRDefault="00392763" w:rsidP="00392763">
      <w:pPr>
        <w:spacing w:line="360" w:lineRule="auto"/>
        <w:ind w:firstLine="720"/>
        <w:jc w:val="both"/>
        <w:rPr>
          <w:color w:val="FF0000"/>
        </w:rPr>
      </w:pPr>
      <w:r w:rsidRPr="007F5636">
        <w:rPr>
          <w:color w:val="FF0000"/>
        </w:rPr>
        <w:t xml:space="preserve">J’entreprends la </w:t>
      </w:r>
      <w:r w:rsidRPr="007F5636">
        <w:rPr>
          <w:b/>
          <w:bCs/>
          <w:color w:val="FF0000"/>
        </w:rPr>
        <w:t xml:space="preserve">conception </w:t>
      </w:r>
      <w:r w:rsidRPr="007F5636">
        <w:rPr>
          <w:color w:val="FF0000"/>
        </w:rPr>
        <w:t xml:space="preserve">du projet. J’utilise </w:t>
      </w:r>
      <w:r w:rsidRPr="007F5636">
        <w:rPr>
          <w:b/>
          <w:bCs/>
          <w:color w:val="FF0000"/>
        </w:rPr>
        <w:t>VS Code</w:t>
      </w:r>
      <w:r w:rsidRPr="007F5636">
        <w:rPr>
          <w:color w:val="FF0000"/>
        </w:rPr>
        <w:t xml:space="preserve"> comme </w:t>
      </w:r>
      <w:r w:rsidRPr="007F5636">
        <w:rPr>
          <w:b/>
          <w:bCs/>
          <w:color w:val="FF0000"/>
        </w:rPr>
        <w:t>IDE</w:t>
      </w:r>
      <w:r w:rsidRPr="007F5636">
        <w:rPr>
          <w:color w:val="FF0000"/>
        </w:rPr>
        <w:t xml:space="preserve"> et </w:t>
      </w:r>
      <w:r w:rsidRPr="007F5636">
        <w:rPr>
          <w:b/>
          <w:bCs/>
          <w:color w:val="FF0000"/>
        </w:rPr>
        <w:t>CodeIgniter 4</w:t>
      </w:r>
      <w:r w:rsidRPr="007F5636">
        <w:rPr>
          <w:color w:val="FF0000"/>
        </w:rPr>
        <w:t xml:space="preserve"> comme </w:t>
      </w:r>
      <w:commentRangeStart w:id="7"/>
      <w:r w:rsidRPr="007F5636">
        <w:rPr>
          <w:b/>
          <w:bCs/>
          <w:color w:val="FF0000"/>
        </w:rPr>
        <w:t>Framework</w:t>
      </w:r>
      <w:r w:rsidR="007D1708" w:rsidRPr="007F5636">
        <w:rPr>
          <w:b/>
          <w:bCs/>
          <w:color w:val="FF0000"/>
        </w:rPr>
        <w:t xml:space="preserve"> PHP</w:t>
      </w:r>
      <w:r w:rsidRPr="007F5636">
        <w:rPr>
          <w:color w:val="FF0000"/>
        </w:rPr>
        <w:t>.</w:t>
      </w:r>
      <w:commentRangeEnd w:id="7"/>
      <w:r w:rsidR="000A3578" w:rsidRPr="007F5636">
        <w:rPr>
          <w:rStyle w:val="Marquedecommentaire"/>
        </w:rPr>
        <w:commentReference w:id="7"/>
      </w:r>
    </w:p>
    <w:p w14:paraId="02A2A801" w14:textId="77777777" w:rsidR="00392763" w:rsidRPr="007F5636" w:rsidRDefault="00392763" w:rsidP="00392763">
      <w:pPr>
        <w:spacing w:line="360" w:lineRule="auto"/>
        <w:ind w:firstLine="720"/>
        <w:jc w:val="both"/>
        <w:rPr>
          <w:color w:val="FF0000"/>
        </w:rPr>
      </w:pPr>
      <w:r w:rsidRPr="007F5636">
        <w:rPr>
          <w:color w:val="FF0000"/>
        </w:rPr>
        <w:t xml:space="preserve">Ensuite j’utilise l’architecture </w:t>
      </w:r>
      <w:r w:rsidRPr="007F5636">
        <w:rPr>
          <w:b/>
          <w:bCs/>
          <w:color w:val="FF0000"/>
        </w:rPr>
        <w:t>MVC</w:t>
      </w:r>
      <w:r w:rsidRPr="007F5636">
        <w:rPr>
          <w:color w:val="FF0000"/>
        </w:rPr>
        <w:t xml:space="preserve"> (Model, Vue, Controller). Les </w:t>
      </w:r>
      <w:r w:rsidRPr="007F5636">
        <w:rPr>
          <w:b/>
          <w:bCs/>
          <w:color w:val="FF0000"/>
        </w:rPr>
        <w:t xml:space="preserve">Controllers </w:t>
      </w:r>
      <w:r w:rsidRPr="007F5636">
        <w:rPr>
          <w:color w:val="FF0000"/>
        </w:rPr>
        <w:t xml:space="preserve">encapsuleront la logique métier. En cas de besoin de données persistantes, j’utilise un </w:t>
      </w:r>
      <w:r w:rsidRPr="007F5636">
        <w:rPr>
          <w:b/>
          <w:bCs/>
          <w:color w:val="FF0000"/>
        </w:rPr>
        <w:t>Model</w:t>
      </w:r>
      <w:r w:rsidRPr="007F5636">
        <w:rPr>
          <w:color w:val="FF0000"/>
        </w:rPr>
        <w:t xml:space="preserve"> qui récupère les données dans le SGBD </w:t>
      </w:r>
      <w:r w:rsidRPr="007F5636">
        <w:rPr>
          <w:b/>
          <w:bCs/>
          <w:color w:val="FF0000"/>
        </w:rPr>
        <w:t>MYSQL</w:t>
      </w:r>
      <w:r w:rsidRPr="007F5636">
        <w:rPr>
          <w:color w:val="FF0000"/>
        </w:rPr>
        <w:t xml:space="preserve"> et les retourne au Controller. Les </w:t>
      </w:r>
      <w:r w:rsidRPr="007F5636">
        <w:rPr>
          <w:b/>
          <w:bCs/>
          <w:color w:val="FF0000"/>
        </w:rPr>
        <w:t>vues</w:t>
      </w:r>
      <w:r w:rsidRPr="007F5636">
        <w:rPr>
          <w:color w:val="FF0000"/>
        </w:rPr>
        <w:t xml:space="preserve">, quant à elles, seront créées par le moteur de template </w:t>
      </w:r>
      <w:r w:rsidRPr="007F5636">
        <w:rPr>
          <w:b/>
          <w:bCs/>
          <w:color w:val="FF0000"/>
        </w:rPr>
        <w:t>TWIG</w:t>
      </w:r>
      <w:r w:rsidRPr="007F5636">
        <w:rPr>
          <w:color w:val="FF0000"/>
        </w:rPr>
        <w:t xml:space="preserve">. Le tout sera lié par des </w:t>
      </w:r>
      <w:r w:rsidRPr="007F5636">
        <w:rPr>
          <w:b/>
          <w:bCs/>
          <w:color w:val="FF0000"/>
        </w:rPr>
        <w:t>routes</w:t>
      </w:r>
      <w:r w:rsidRPr="007F5636">
        <w:rPr>
          <w:color w:val="FF0000"/>
        </w:rPr>
        <w:t>.</w:t>
      </w:r>
    </w:p>
    <w:p w14:paraId="3513CEBC" w14:textId="77777777" w:rsidR="00392763" w:rsidRPr="007F5636" w:rsidRDefault="00392763" w:rsidP="00392763">
      <w:pPr>
        <w:spacing w:line="360" w:lineRule="auto"/>
        <w:ind w:firstLine="720"/>
        <w:jc w:val="both"/>
        <w:rPr>
          <w:color w:val="FF0000"/>
        </w:rPr>
      </w:pPr>
      <w:r w:rsidRPr="007F5636">
        <w:rPr>
          <w:color w:val="FF0000"/>
        </w:rPr>
        <w:t xml:space="preserve">Viens ensuite la mise en forme avec l’aide de </w:t>
      </w:r>
      <w:r w:rsidRPr="007F5636">
        <w:rPr>
          <w:b/>
          <w:bCs/>
          <w:color w:val="FF0000"/>
        </w:rPr>
        <w:t>Bootstrap</w:t>
      </w:r>
      <w:r w:rsidRPr="007F5636">
        <w:rPr>
          <w:color w:val="FF0000"/>
        </w:rPr>
        <w:t xml:space="preserve">. Pour ce faire j’utilise les conseils prodigués par mes collègues, je trouve un </w:t>
      </w:r>
      <w:r w:rsidRPr="007F5636">
        <w:rPr>
          <w:b/>
          <w:bCs/>
          <w:color w:val="FF0000"/>
        </w:rPr>
        <w:t xml:space="preserve">template </w:t>
      </w:r>
      <w:r w:rsidRPr="007F5636">
        <w:rPr>
          <w:color w:val="FF0000"/>
        </w:rPr>
        <w:t>qui me convient et le modifie pour qu’il corresponde à mon projet.</w:t>
      </w:r>
    </w:p>
    <w:p w14:paraId="7346576A" w14:textId="77777777" w:rsidR="007D1708" w:rsidRPr="007F5636" w:rsidRDefault="00392763" w:rsidP="007D1708">
      <w:pPr>
        <w:spacing w:line="360" w:lineRule="auto"/>
        <w:jc w:val="both"/>
        <w:rPr>
          <w:color w:val="FF0000"/>
        </w:rPr>
      </w:pPr>
      <w:r w:rsidRPr="007F5636">
        <w:rPr>
          <w:color w:val="FF0000"/>
        </w:rPr>
        <w:t>Mots Clés :</w:t>
      </w:r>
      <w:r w:rsidRPr="007F5636">
        <w:rPr>
          <w:b/>
          <w:bCs/>
          <w:color w:val="FF0000"/>
        </w:rPr>
        <w:t xml:space="preserve"> </w:t>
      </w:r>
      <w:r w:rsidRPr="007F5636">
        <w:rPr>
          <w:color w:val="FF0000"/>
        </w:rPr>
        <w:t>cahier des charges, gestion de projet, ticket, GitLab, Fork, conception, VS Code, IDE, CodeIgniter 4, Framework</w:t>
      </w:r>
      <w:r w:rsidR="007D1708" w:rsidRPr="007F5636">
        <w:rPr>
          <w:color w:val="FF0000"/>
        </w:rPr>
        <w:t xml:space="preserve"> PHP</w:t>
      </w:r>
      <w:r w:rsidRPr="007F5636">
        <w:rPr>
          <w:color w:val="FF0000"/>
        </w:rPr>
        <w:t>, MVC, Controller, Model,</w:t>
      </w:r>
      <w:r w:rsidRPr="007F5636">
        <w:rPr>
          <w:b/>
          <w:bCs/>
          <w:color w:val="FF0000"/>
        </w:rPr>
        <w:t xml:space="preserve"> </w:t>
      </w:r>
      <w:r w:rsidRPr="007F5636">
        <w:rPr>
          <w:color w:val="FF0000"/>
        </w:rPr>
        <w:t>MYSQL, vues, TWIG, routes, Bootstrap, template.</w:t>
      </w:r>
    </w:p>
    <w:p w14:paraId="6B89535B" w14:textId="78125B52" w:rsidR="00B77B37" w:rsidRPr="007F5636" w:rsidRDefault="007D1708" w:rsidP="007D1708">
      <w:pPr>
        <w:pStyle w:val="Titre1"/>
        <w:rPr>
          <w:rFonts w:ascii="Times New Roman" w:hAnsi="Times New Roman" w:cs="Times New Roman"/>
          <w:color w:val="FF0000"/>
          <w:sz w:val="24"/>
          <w:szCs w:val="24"/>
        </w:rPr>
      </w:pPr>
      <w:bookmarkStart w:id="8" w:name="_Toc165972609"/>
      <w:r w:rsidRPr="007F5636">
        <w:rPr>
          <w:rStyle w:val="cf01"/>
          <w:rFonts w:asciiTheme="majorHAnsi" w:hAnsiTheme="majorHAnsi" w:cstheme="majorBidi"/>
          <w:sz w:val="48"/>
          <w:szCs w:val="32"/>
        </w:rPr>
        <w:lastRenderedPageBreak/>
        <w:t>Présentation personnelle et de la formation</w:t>
      </w:r>
      <w:bookmarkEnd w:id="8"/>
    </w:p>
    <w:p w14:paraId="5D9969E0" w14:textId="5E83E3D1" w:rsidR="00EF6F6A" w:rsidRPr="007F5636" w:rsidRDefault="00B77B37" w:rsidP="00A52170">
      <w:pPr>
        <w:spacing w:line="360" w:lineRule="auto"/>
        <w:jc w:val="both"/>
      </w:pPr>
      <w:r w:rsidRPr="007F5636">
        <w:tab/>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7F5636" w:rsidRDefault="00B77B37" w:rsidP="00A52170">
      <w:pPr>
        <w:spacing w:line="360" w:lineRule="auto"/>
        <w:jc w:val="both"/>
        <w:rPr>
          <w:color w:val="FF0000"/>
        </w:rPr>
      </w:pPr>
      <w:r w:rsidRPr="007F5636">
        <w:tab/>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7F5636" w:rsidRDefault="00EF6F6A" w:rsidP="00A52170">
      <w:pPr>
        <w:spacing w:line="360" w:lineRule="auto"/>
        <w:jc w:val="both"/>
      </w:pPr>
      <w:r w:rsidRPr="007F5636">
        <w:tab/>
        <w:t xml:space="preserve">Durant </w:t>
      </w:r>
      <w:r w:rsidR="00CC137B" w:rsidRPr="007F5636">
        <w:rPr>
          <w:color w:val="FF0000"/>
        </w:rPr>
        <w:t>ma période de stage</w:t>
      </w:r>
      <w:r w:rsidR="000670DD" w:rsidRPr="007F5636">
        <w:rPr>
          <w:color w:val="FF0000"/>
        </w:rPr>
        <w:t>,</w:t>
      </w:r>
      <w:r w:rsidR="00CC137B" w:rsidRPr="007F5636">
        <w:rPr>
          <w:color w:val="FF0000"/>
        </w:rPr>
        <w:t xml:space="preserve"> qui s’est déroulé du 19 février 2024 au 07 mai 2024</w:t>
      </w:r>
      <w:r w:rsidR="000670DD" w:rsidRPr="007F5636">
        <w:rPr>
          <w:color w:val="FF0000"/>
        </w:rPr>
        <w:t xml:space="preserve"> j’ai effectué un projet définit par le Responsable Développement Informatique Sky GUNNING en utilisant des technologies et des outils qu’ils maitrisent</w:t>
      </w:r>
      <w:r w:rsidRPr="007F5636">
        <w:t>.</w:t>
      </w:r>
    </w:p>
    <w:p w14:paraId="38DDA6E2" w14:textId="56A5C564" w:rsidR="00EF6F6A" w:rsidRPr="007F5636" w:rsidRDefault="00EF6F6A" w:rsidP="00A52170">
      <w:pPr>
        <w:spacing w:line="360" w:lineRule="auto"/>
        <w:jc w:val="both"/>
        <w:rPr>
          <w:color w:val="FF0000"/>
        </w:rPr>
      </w:pPr>
      <w:r w:rsidRPr="007F5636">
        <w:tab/>
      </w:r>
      <w:r w:rsidR="00DB236E" w:rsidRPr="007F5636">
        <w:t xml:space="preserve">Pour ce projet, </w:t>
      </w:r>
      <w:r w:rsidR="0014195E" w:rsidRPr="007F5636">
        <w:t xml:space="preserve">j’ai dû </w:t>
      </w:r>
      <w:r w:rsidR="00DB236E" w:rsidRPr="007F5636">
        <w:t xml:space="preserve">mettre en œuvre </w:t>
      </w:r>
      <w:r w:rsidR="000670DD" w:rsidRPr="007F5636">
        <w:rPr>
          <w:color w:val="FF0000"/>
        </w:rPr>
        <w:t>une fenêtre de chat instantanée avec une possibilité de discussion privée.</w:t>
      </w:r>
      <w:r w:rsidR="00DB236E" w:rsidRPr="007F5636">
        <w:t xml:space="preserve"> </w:t>
      </w:r>
      <w:r w:rsidR="00C857E3" w:rsidRPr="007F5636">
        <w:rPr>
          <w:color w:val="FF0000"/>
        </w:rPr>
        <w:t>Pour débuter ce projet</w:t>
      </w:r>
      <w:r w:rsidR="006D476B" w:rsidRPr="007F5636">
        <w:t>,</w:t>
      </w:r>
      <w:r w:rsidR="00DB236E" w:rsidRPr="007F5636">
        <w:t xml:space="preserve"> </w:t>
      </w:r>
      <w:r w:rsidR="0014195E" w:rsidRPr="007F5636">
        <w:t xml:space="preserve">j’ai dû </w:t>
      </w:r>
      <w:r w:rsidR="00DB236E" w:rsidRPr="007F5636">
        <w:t>permettre la création d’utilisateurs qui</w:t>
      </w:r>
      <w:r w:rsidR="00B566D2" w:rsidRPr="007F5636">
        <w:t>, eux,</w:t>
      </w:r>
      <w:r w:rsidR="00DB236E" w:rsidRPr="007F5636">
        <w:t xml:space="preserve"> peuvent</w:t>
      </w:r>
      <w:r w:rsidR="00C857E3" w:rsidRPr="007F5636">
        <w:rPr>
          <w:color w:val="FF0000"/>
        </w:rPr>
        <w:t xml:space="preserve"> s’authentifier et poster des messages et ont </w:t>
      </w:r>
      <w:r w:rsidR="00F2353B" w:rsidRPr="007F5636">
        <w:rPr>
          <w:color w:val="FF0000"/>
        </w:rPr>
        <w:t>la possibilité</w:t>
      </w:r>
      <w:r w:rsidR="00C857E3" w:rsidRPr="007F5636">
        <w:rPr>
          <w:color w:val="FF0000"/>
        </w:rPr>
        <w:t xml:space="preserve"> de choisir quelle fenêtre de discussion ils souhaitent </w:t>
      </w:r>
      <w:r w:rsidR="00460CF5" w:rsidRPr="007F5636">
        <w:rPr>
          <w:color w:val="FF0000"/>
        </w:rPr>
        <w:t>afficher</w:t>
      </w:r>
      <w:r w:rsidR="00C857E3" w:rsidRPr="007F5636">
        <w:rPr>
          <w:color w:val="FF0000"/>
        </w:rPr>
        <w:t>.</w:t>
      </w:r>
    </w:p>
    <w:p w14:paraId="2EAFDA5D" w14:textId="77777777" w:rsidR="007D1708" w:rsidRDefault="007D1708" w:rsidP="00A52170">
      <w:pPr>
        <w:spacing w:line="360" w:lineRule="auto"/>
        <w:jc w:val="both"/>
      </w:pPr>
    </w:p>
    <w:p w14:paraId="4D1617D3" w14:textId="77777777" w:rsidR="0035345C" w:rsidRDefault="0035345C" w:rsidP="00A52170">
      <w:pPr>
        <w:spacing w:line="360" w:lineRule="auto"/>
        <w:jc w:val="both"/>
      </w:pPr>
    </w:p>
    <w:p w14:paraId="12957882" w14:textId="77777777" w:rsidR="0035345C" w:rsidRDefault="0035345C" w:rsidP="00A52170">
      <w:pPr>
        <w:spacing w:line="360" w:lineRule="auto"/>
        <w:jc w:val="both"/>
      </w:pPr>
    </w:p>
    <w:p w14:paraId="37CA801A" w14:textId="77777777" w:rsidR="0035345C" w:rsidRDefault="0035345C" w:rsidP="00A52170">
      <w:pPr>
        <w:spacing w:line="360" w:lineRule="auto"/>
        <w:jc w:val="both"/>
      </w:pPr>
    </w:p>
    <w:p w14:paraId="3C7E3440" w14:textId="77777777" w:rsidR="0035345C" w:rsidRDefault="0035345C" w:rsidP="00A52170">
      <w:pPr>
        <w:spacing w:line="360" w:lineRule="auto"/>
        <w:jc w:val="both"/>
      </w:pPr>
    </w:p>
    <w:p w14:paraId="3DFF6A76" w14:textId="77777777" w:rsidR="0035345C" w:rsidRDefault="0035345C" w:rsidP="00A52170">
      <w:pPr>
        <w:spacing w:line="360" w:lineRule="auto"/>
        <w:jc w:val="both"/>
      </w:pPr>
    </w:p>
    <w:p w14:paraId="4F5BB488" w14:textId="77777777" w:rsidR="0035345C" w:rsidRDefault="0035345C" w:rsidP="00A52170">
      <w:pPr>
        <w:spacing w:line="360" w:lineRule="auto"/>
        <w:jc w:val="both"/>
      </w:pPr>
    </w:p>
    <w:p w14:paraId="369DA53A" w14:textId="77777777" w:rsidR="0035345C" w:rsidRDefault="0035345C" w:rsidP="00A52170">
      <w:pPr>
        <w:spacing w:line="360" w:lineRule="auto"/>
        <w:jc w:val="both"/>
      </w:pPr>
    </w:p>
    <w:p w14:paraId="04D9E287" w14:textId="77777777" w:rsidR="0035345C" w:rsidRPr="007F5636" w:rsidRDefault="0035345C" w:rsidP="00A52170">
      <w:pPr>
        <w:spacing w:line="360" w:lineRule="auto"/>
        <w:jc w:val="both"/>
      </w:pPr>
    </w:p>
    <w:p w14:paraId="68269ABF" w14:textId="77777777" w:rsidR="00C20629" w:rsidRPr="007F5636" w:rsidRDefault="00DB236E" w:rsidP="00C20629">
      <w:pPr>
        <w:pStyle w:val="Titre2"/>
      </w:pPr>
      <w:r w:rsidRPr="007F5636">
        <w:rPr>
          <w:rFonts w:ascii="Times New Roman" w:hAnsi="Times New Roman" w:cs="Times New Roman"/>
          <w:sz w:val="24"/>
          <w:szCs w:val="24"/>
        </w:rPr>
        <w:lastRenderedPageBreak/>
        <w:tab/>
      </w:r>
      <w:bookmarkStart w:id="9" w:name="_Toc165972610"/>
      <w:commentRangeStart w:id="10"/>
      <w:r w:rsidR="00C20629" w:rsidRPr="007F5636">
        <w:t>Liste des compétences couvertes par le projet</w:t>
      </w:r>
      <w:commentRangeEnd w:id="10"/>
      <w:r w:rsidR="00C20629" w:rsidRPr="007F5636">
        <w:rPr>
          <w:rStyle w:val="Marquedecommentaire"/>
          <w:rFonts w:asciiTheme="minorHAnsi" w:eastAsiaTheme="minorHAnsi" w:hAnsiTheme="minorHAnsi" w:cstheme="minorBidi"/>
          <w:b w:val="0"/>
          <w:color w:val="auto"/>
          <w:u w:val="none"/>
        </w:rPr>
        <w:commentReference w:id="10"/>
      </w:r>
      <w:bookmarkEnd w:id="9"/>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Default="00C20629" w:rsidP="00C20629">
      <w:pPr>
        <w:pStyle w:val="Paragraphedeliste"/>
        <w:numPr>
          <w:ilvl w:val="0"/>
          <w:numId w:val="2"/>
        </w:numPr>
        <w:spacing w:after="0" w:line="360" w:lineRule="auto"/>
      </w:pPr>
      <w:r w:rsidRPr="007F5636">
        <w:t>Développer la partie back-end d’une interface utilisateur web.</w:t>
      </w:r>
    </w:p>
    <w:p w14:paraId="0915109B" w14:textId="77777777" w:rsidR="0035345C" w:rsidRDefault="0035345C" w:rsidP="0035345C">
      <w:pPr>
        <w:spacing w:after="0" w:line="360" w:lineRule="auto"/>
      </w:pPr>
    </w:p>
    <w:p w14:paraId="7DDCA15E" w14:textId="77777777" w:rsidR="0035345C" w:rsidRDefault="0035345C" w:rsidP="0035345C">
      <w:pPr>
        <w:pStyle w:val="Paragraphedeliste"/>
        <w:spacing w:after="0" w:line="360" w:lineRule="auto"/>
      </w:pPr>
    </w:p>
    <w:p w14:paraId="1FED11DC" w14:textId="7E55F9E7" w:rsidR="0035345C" w:rsidRDefault="0035345C" w:rsidP="00C20629">
      <w:pPr>
        <w:pStyle w:val="Paragraphedeliste"/>
        <w:numPr>
          <w:ilvl w:val="0"/>
          <w:numId w:val="2"/>
        </w:numPr>
        <w:spacing w:after="0" w:line="360" w:lineRule="auto"/>
      </w:pPr>
      <w:r w:rsidRPr="0035345C">
        <w:t>Contribuer à la mise en production dans une démarche DevOps</w:t>
      </w:r>
    </w:p>
    <w:p w14:paraId="5D71D3F1" w14:textId="77777777" w:rsidR="0035345C" w:rsidRDefault="0035345C" w:rsidP="0035345C">
      <w:pPr>
        <w:pStyle w:val="Paragraphedeliste"/>
        <w:spacing w:after="0" w:line="360" w:lineRule="auto"/>
      </w:pPr>
    </w:p>
    <w:p w14:paraId="17477663" w14:textId="77777777" w:rsidR="0035345C" w:rsidRDefault="0035345C" w:rsidP="0035345C">
      <w:pPr>
        <w:pStyle w:val="Paragraphedeliste"/>
        <w:spacing w:after="0" w:line="360" w:lineRule="auto"/>
      </w:pPr>
    </w:p>
    <w:p w14:paraId="0F9F9777" w14:textId="77777777" w:rsidR="0035345C" w:rsidRDefault="0035345C" w:rsidP="0035345C">
      <w:pPr>
        <w:spacing w:after="0" w:line="360" w:lineRule="auto"/>
      </w:pPr>
    </w:p>
    <w:p w14:paraId="77BE8374" w14:textId="77777777" w:rsidR="0035345C" w:rsidRPr="007F5636" w:rsidRDefault="0035345C" w:rsidP="0035345C">
      <w:pPr>
        <w:spacing w:after="0" w:line="360" w:lineRule="auto"/>
      </w:pPr>
    </w:p>
    <w:p w14:paraId="28537073" w14:textId="77777777" w:rsidR="00D7509A" w:rsidRPr="007F5636" w:rsidRDefault="00D7509A" w:rsidP="00A52170">
      <w:pPr>
        <w:spacing w:line="360" w:lineRule="auto"/>
        <w:jc w:val="both"/>
      </w:pPr>
    </w:p>
    <w:p w14:paraId="59838411" w14:textId="277AC437" w:rsidR="00B77B37" w:rsidRPr="007F5636" w:rsidRDefault="007D1708" w:rsidP="007D1708">
      <w:pPr>
        <w:pStyle w:val="Titre1"/>
        <w:rPr>
          <w:rStyle w:val="cf01"/>
          <w:rFonts w:asciiTheme="majorHAnsi" w:hAnsiTheme="majorHAnsi" w:cstheme="majorBidi"/>
          <w:sz w:val="48"/>
          <w:szCs w:val="32"/>
        </w:rPr>
      </w:pPr>
      <w:bookmarkStart w:id="11" w:name="_Toc165972611"/>
      <w:r w:rsidRPr="007F5636">
        <w:rPr>
          <w:rStyle w:val="cf01"/>
          <w:rFonts w:asciiTheme="majorHAnsi" w:hAnsiTheme="majorHAnsi" w:cstheme="majorBidi"/>
          <w:sz w:val="48"/>
          <w:szCs w:val="32"/>
        </w:rPr>
        <w:t>Expressions des besoins</w:t>
      </w:r>
      <w:bookmarkEnd w:id="11"/>
    </w:p>
    <w:p w14:paraId="6F356188" w14:textId="77777777" w:rsidR="007D1708" w:rsidRPr="007F5636" w:rsidRDefault="007D1708" w:rsidP="007D1708"/>
    <w:p w14:paraId="6FCB3FBC" w14:textId="641C7CF2" w:rsidR="000A3578" w:rsidRPr="007F5636" w:rsidRDefault="007D1708" w:rsidP="005A10FA">
      <w:pPr>
        <w:rPr>
          <w:color w:val="FF0000"/>
        </w:rPr>
      </w:pPr>
      <w:r w:rsidRPr="007F5636">
        <w:tab/>
      </w:r>
      <w:r w:rsidRPr="007F5636">
        <w:rPr>
          <w:color w:val="FF0000"/>
        </w:rPr>
        <w:t xml:space="preserve">Pour ce projet, il m’était demandé de mettre en place un chat de discussion instantané </w:t>
      </w:r>
      <w:r w:rsidR="005A10FA" w:rsidRPr="007F5636">
        <w:rPr>
          <w:color w:val="FF0000"/>
        </w:rPr>
        <w:t xml:space="preserve">en PHP </w:t>
      </w:r>
      <w:r w:rsidRPr="007F5636">
        <w:rPr>
          <w:color w:val="FF0000"/>
        </w:rPr>
        <w:t xml:space="preserve">avec l’aide de CodeIgniter 4, Twig et Bootstrap. </w:t>
      </w:r>
      <w:r w:rsidR="005A10FA" w:rsidRPr="007F5636">
        <w:rPr>
          <w:color w:val="FF0000"/>
        </w:rPr>
        <w:t>Cette technologie et ces outils ont étaient sélectionner car ils sont habituellement utilisés et maitriser par l’entreprise où j’effectue mon stage.</w:t>
      </w:r>
    </w:p>
    <w:p w14:paraId="42062D8B" w14:textId="77777777" w:rsidR="005A10FA" w:rsidRDefault="005A10FA" w:rsidP="005A10FA">
      <w:pPr>
        <w:rPr>
          <w:color w:val="FF0000"/>
        </w:rPr>
      </w:pPr>
    </w:p>
    <w:p w14:paraId="0CB02236" w14:textId="77777777" w:rsidR="005E35E3" w:rsidRPr="007F5636" w:rsidRDefault="005E35E3" w:rsidP="005A10FA">
      <w:pPr>
        <w:rPr>
          <w:color w:val="FF0000"/>
        </w:rPr>
      </w:pPr>
    </w:p>
    <w:p w14:paraId="3CD65522" w14:textId="3182377C" w:rsidR="005A10FA" w:rsidRPr="007F5636" w:rsidRDefault="005A10FA" w:rsidP="005A10FA">
      <w:pPr>
        <w:pStyle w:val="Titre1"/>
        <w:rPr>
          <w:rStyle w:val="cf01"/>
          <w:b w:val="0"/>
          <w:bCs/>
          <w:sz w:val="48"/>
          <w:szCs w:val="48"/>
        </w:rPr>
      </w:pPr>
      <w:bookmarkStart w:id="12" w:name="_Toc165972612"/>
      <w:r w:rsidRPr="007F5636">
        <w:rPr>
          <w:rStyle w:val="cf01"/>
          <w:b w:val="0"/>
          <w:bCs/>
          <w:sz w:val="48"/>
          <w:szCs w:val="48"/>
        </w:rPr>
        <w:t>Spécifications fonctionnelles</w:t>
      </w:r>
      <w:bookmarkEnd w:id="12"/>
    </w:p>
    <w:p w14:paraId="2B897258" w14:textId="77777777" w:rsidR="005A10FA" w:rsidRPr="007F5636" w:rsidRDefault="005A10FA" w:rsidP="005A10FA"/>
    <w:p w14:paraId="053FB291" w14:textId="691C5EB4" w:rsidR="005A10FA" w:rsidRPr="007F5636" w:rsidRDefault="005A10FA" w:rsidP="005A10FA">
      <w:pPr>
        <w:rPr>
          <w:color w:val="FF0000"/>
        </w:rPr>
      </w:pPr>
      <w:r w:rsidRPr="007F5636">
        <w:tab/>
      </w:r>
      <w:r w:rsidRPr="007F5636">
        <w:rPr>
          <w:color w:val="FF0000"/>
        </w:rPr>
        <w:t>Les spécifications étaient de réaliser un salon de discussion. Ensuite de la rendre instantané puis de rendre possible la création de salon de discussion privé.</w:t>
      </w:r>
    </w:p>
    <w:p w14:paraId="6D6D74BC" w14:textId="77777777" w:rsidR="005A10FA" w:rsidRPr="007F5636" w:rsidRDefault="005A10FA" w:rsidP="005A10FA">
      <w:pPr>
        <w:rPr>
          <w:color w:val="FF0000"/>
        </w:rPr>
      </w:pPr>
    </w:p>
    <w:p w14:paraId="0069B204" w14:textId="77777777" w:rsidR="00B77B37" w:rsidRPr="007F5636" w:rsidRDefault="00B77B37" w:rsidP="00A52170">
      <w:pPr>
        <w:spacing w:line="360" w:lineRule="auto"/>
        <w:jc w:val="both"/>
      </w:pPr>
    </w:p>
    <w:p w14:paraId="3B8BFC4D" w14:textId="77777777" w:rsidR="00D7509A" w:rsidRPr="007F5636" w:rsidRDefault="00D7509A" w:rsidP="00A52170">
      <w:pPr>
        <w:spacing w:line="360" w:lineRule="auto"/>
        <w:jc w:val="both"/>
      </w:pPr>
    </w:p>
    <w:p w14:paraId="595E236C" w14:textId="77777777" w:rsidR="00D7509A" w:rsidRPr="007F5636" w:rsidRDefault="00D7509A" w:rsidP="00214FC9">
      <w:pPr>
        <w:pStyle w:val="Titre2"/>
      </w:pPr>
      <w:bookmarkStart w:id="13" w:name="_Toc165972613"/>
      <w:commentRangeStart w:id="14"/>
      <w:r w:rsidRPr="007F5636">
        <w:t>Prérequis du projet</w:t>
      </w:r>
      <w:commentRangeEnd w:id="14"/>
      <w:r w:rsidR="000A3578" w:rsidRPr="007F5636">
        <w:rPr>
          <w:rStyle w:val="Marquedecommentaire"/>
          <w:rFonts w:asciiTheme="minorHAnsi" w:eastAsiaTheme="minorHAnsi" w:hAnsiTheme="minorHAnsi" w:cstheme="minorBidi"/>
          <w:b w:val="0"/>
          <w:color w:val="auto"/>
          <w:u w:val="none"/>
        </w:rPr>
        <w:commentReference w:id="14"/>
      </w:r>
      <w:bookmarkEnd w:id="13"/>
    </w:p>
    <w:p w14:paraId="61AE89D9" w14:textId="77777777" w:rsidR="0014195E" w:rsidRPr="007F5636" w:rsidRDefault="0014195E" w:rsidP="0014195E"/>
    <w:p w14:paraId="71DE19D2" w14:textId="66CD6BE2" w:rsidR="00C569A0" w:rsidRPr="007F5636" w:rsidRDefault="00D7509A" w:rsidP="0014195E">
      <w:pPr>
        <w:spacing w:after="0" w:line="360" w:lineRule="auto"/>
        <w:jc w:val="both"/>
        <w:rPr>
          <w:color w:val="FF0000"/>
        </w:rPr>
      </w:pPr>
      <w:r w:rsidRPr="007F5636">
        <w:rPr>
          <w:color w:val="8EAADB" w:themeColor="accent1" w:themeTint="99"/>
        </w:rPr>
        <w:tab/>
      </w:r>
      <w:r w:rsidR="005A10FA" w:rsidRPr="007F5636">
        <w:rPr>
          <w:color w:val="FF0000"/>
        </w:rPr>
        <w:t xml:space="preserve">Il m’a fallu approfondir mes compétences avec le langage JavaScript et l’utilisation de requête Ajax. Mes collègues et des recherches internet m’ont permis de résoudre les problèmes rencontrés. </w:t>
      </w:r>
    </w:p>
    <w:p w14:paraId="0CAA4AD3" w14:textId="527A8732" w:rsidR="007F11CE" w:rsidRPr="007F5636" w:rsidRDefault="007F11CE" w:rsidP="0014195E">
      <w:pPr>
        <w:spacing w:after="0" w:line="360" w:lineRule="auto"/>
        <w:jc w:val="both"/>
        <w:rPr>
          <w:color w:val="FF0000"/>
        </w:rPr>
      </w:pPr>
      <w:r w:rsidRPr="007F5636">
        <w:rPr>
          <w:color w:val="FF0000"/>
        </w:rPr>
        <w:tab/>
        <w:t xml:space="preserve">J’ai également appris </w:t>
      </w:r>
      <w:r w:rsidR="0048382C" w:rsidRPr="007F5636">
        <w:rPr>
          <w:color w:val="FF0000"/>
        </w:rPr>
        <w:t>l’utilisation du framework CodeIgniter 4. L’apprentissage ne m’a pas posé trop de problèmes car il est semblable a Laravel que j’ai utilisé pour effectuer le premier projet fil rouge de la formation.</w:t>
      </w:r>
    </w:p>
    <w:p w14:paraId="67405075" w14:textId="190DC0D0" w:rsidR="0048382C" w:rsidRPr="007F5636" w:rsidRDefault="0048382C" w:rsidP="0014195E">
      <w:pPr>
        <w:spacing w:after="0" w:line="360" w:lineRule="auto"/>
        <w:jc w:val="both"/>
        <w:rPr>
          <w:color w:val="FF0000"/>
        </w:rPr>
      </w:pPr>
      <w:r w:rsidRPr="007F5636">
        <w:rPr>
          <w:color w:val="FF0000"/>
        </w:rPr>
        <w:tab/>
        <w:t>Ce framework facilite grandement le développement web en mettant à disposition de nombreuses librairies pour effectuer toutes sortes de taches.</w:t>
      </w:r>
    </w:p>
    <w:p w14:paraId="4AE375E7" w14:textId="44314AA3" w:rsidR="002E3E04" w:rsidRDefault="00D7509A" w:rsidP="0026173E">
      <w:pPr>
        <w:spacing w:after="0" w:line="360" w:lineRule="auto"/>
        <w:jc w:val="both"/>
      </w:pPr>
      <w:r w:rsidRPr="007F5636">
        <w:tab/>
        <w:t>Pour ce projet, et pour toute la formation, les éléments présent</w:t>
      </w:r>
      <w:r w:rsidR="0014195E" w:rsidRPr="007F5636">
        <w:t>s</w:t>
      </w:r>
      <w:r w:rsidRPr="007F5636">
        <w:t xml:space="preserve"> sur le site AMIO-FIT permettent de trouver les information</w:t>
      </w:r>
      <w:r w:rsidR="0014195E" w:rsidRPr="007F5636">
        <w:t>s</w:t>
      </w:r>
      <w:r w:rsidRPr="007F5636">
        <w:t xml:space="preserve"> recherché</w:t>
      </w:r>
      <w:r w:rsidR="0014195E" w:rsidRPr="007F5636">
        <w:t>es</w:t>
      </w:r>
      <w:r w:rsidRPr="007F5636">
        <w:t xml:space="preserve"> </w:t>
      </w:r>
      <w:r w:rsidR="00C860FB" w:rsidRPr="007F5636">
        <w:t>qu’elles</w:t>
      </w:r>
      <w:r w:rsidRPr="007F5636">
        <w:t xml:space="preserve"> soi</w:t>
      </w:r>
      <w:r w:rsidR="00C860FB" w:rsidRPr="007F5636">
        <w:t>en</w:t>
      </w:r>
      <w:r w:rsidRPr="007F5636">
        <w:t>t transverses ou technique</w:t>
      </w:r>
    </w:p>
    <w:p w14:paraId="6A871B24" w14:textId="77777777" w:rsidR="00C13AA3" w:rsidRDefault="00C13AA3" w:rsidP="0026173E">
      <w:pPr>
        <w:spacing w:after="0" w:line="360" w:lineRule="auto"/>
        <w:jc w:val="both"/>
      </w:pPr>
    </w:p>
    <w:p w14:paraId="32BF0BBA" w14:textId="77777777" w:rsidR="00C13AA3" w:rsidRPr="007F5636" w:rsidRDefault="00C13AA3" w:rsidP="0026173E">
      <w:pPr>
        <w:spacing w:after="0" w:line="360" w:lineRule="auto"/>
        <w:jc w:val="both"/>
      </w:pPr>
    </w:p>
    <w:p w14:paraId="6286CC18" w14:textId="77777777" w:rsidR="00B77B37" w:rsidRPr="007F5636" w:rsidRDefault="00B77B37" w:rsidP="00B77B37">
      <w:pPr>
        <w:spacing w:after="0" w:line="360" w:lineRule="auto"/>
        <w:jc w:val="both"/>
      </w:pPr>
    </w:p>
    <w:p w14:paraId="26E2D3F4" w14:textId="57DA4E04" w:rsidR="0026173E" w:rsidRPr="007F5636" w:rsidRDefault="0026173E" w:rsidP="0026173E">
      <w:pPr>
        <w:pStyle w:val="Titre2"/>
      </w:pPr>
      <w:bookmarkStart w:id="15" w:name="_Toc165972614"/>
      <w:r w:rsidRPr="007F5636">
        <w:t>Présentation du MVC</w:t>
      </w:r>
      <w:bookmarkEnd w:id="15"/>
    </w:p>
    <w:p w14:paraId="49378F52" w14:textId="77777777" w:rsidR="0026173E" w:rsidRPr="007F5636" w:rsidRDefault="0026173E" w:rsidP="0026173E"/>
    <w:p w14:paraId="1B90257A" w14:textId="53DB00BE" w:rsidR="005E35E3" w:rsidRPr="00C13AA3" w:rsidRDefault="0026173E" w:rsidP="00C13AA3">
      <w:pPr>
        <w:rPr>
          <w:color w:val="FF0000"/>
        </w:rPr>
      </w:pPr>
      <w:r w:rsidRPr="007F5636">
        <w:tab/>
      </w:r>
      <w:r w:rsidRPr="007F5636">
        <w:rPr>
          <w:color w:val="FF0000"/>
        </w:rPr>
        <w:t>Le MVC</w:t>
      </w:r>
      <w:r w:rsidR="007F11CE" w:rsidRPr="007F5636">
        <w:rPr>
          <w:color w:val="FF0000"/>
        </w:rPr>
        <w:t xml:space="preserve"> (Model-Vue-Controller)</w:t>
      </w:r>
      <w:r w:rsidRPr="007F5636">
        <w:rPr>
          <w:color w:val="FF0000"/>
        </w:rPr>
        <w:t xml:space="preserve"> est un motif d’architecture. L’utilisateur fait une demande qui est exécuté par le Controller si </w:t>
      </w:r>
      <w:r w:rsidR="007F11CE" w:rsidRPr="007F5636">
        <w:rPr>
          <w:color w:val="FF0000"/>
        </w:rPr>
        <w:t>des données présentes en BDD sont nécessaire, le Controller fait appel au Model approprié et renvoie la réponse via une Vue à l’utilisateur.</w:t>
      </w:r>
      <w:r w:rsidR="00C13AA3">
        <w:rPr>
          <w:color w:val="FF0000"/>
        </w:rPr>
        <w:t xml:space="preserve"> (Voir annexe 2)</w:t>
      </w:r>
    </w:p>
    <w:p w14:paraId="1F08CA48" w14:textId="3749ABD4" w:rsidR="00D7509A" w:rsidRPr="007F5636" w:rsidRDefault="00D7509A" w:rsidP="00214FC9">
      <w:pPr>
        <w:pStyle w:val="Titre2"/>
      </w:pPr>
      <w:bookmarkStart w:id="16" w:name="_Toc165972615"/>
      <w:r w:rsidRPr="007F5636">
        <w:t xml:space="preserve">Mise en place </w:t>
      </w:r>
      <w:r w:rsidR="007F11CE" w:rsidRPr="007F5636">
        <w:t>de l’environnement de travail</w:t>
      </w:r>
      <w:bookmarkEnd w:id="16"/>
    </w:p>
    <w:p w14:paraId="49FD9DAE" w14:textId="0DCC8E1F" w:rsidR="00D7509A" w:rsidRPr="007F5636" w:rsidRDefault="00D7509A" w:rsidP="00D7509A">
      <w:r w:rsidRPr="007F5636">
        <w:tab/>
      </w:r>
    </w:p>
    <w:p w14:paraId="7B3808DD" w14:textId="3DA11FB0" w:rsidR="007F11CE" w:rsidRPr="007F5636" w:rsidRDefault="00F2353B" w:rsidP="00565FA7">
      <w:pPr>
        <w:ind w:firstLine="720"/>
        <w:rPr>
          <w:color w:val="FF0000"/>
        </w:rPr>
      </w:pPr>
      <w:r w:rsidRPr="007F5636">
        <w:rPr>
          <w:color w:val="FF0000"/>
        </w:rPr>
        <w:t>A mon arrivé</w:t>
      </w:r>
      <w:r w:rsidR="00460CF5" w:rsidRPr="007F5636">
        <w:rPr>
          <w:color w:val="FF0000"/>
        </w:rPr>
        <w:t>,</w:t>
      </w:r>
      <w:r w:rsidRPr="007F5636">
        <w:rPr>
          <w:color w:val="FF0000"/>
        </w:rPr>
        <w:t xml:space="preserve"> au sein de l’entreprise</w:t>
      </w:r>
      <w:r w:rsidR="00460CF5" w:rsidRPr="007F5636">
        <w:rPr>
          <w:color w:val="FF0000"/>
        </w:rPr>
        <w:t xml:space="preserve"> DSI</w:t>
      </w:r>
      <w:r w:rsidRPr="007F5636">
        <w:rPr>
          <w:color w:val="FF0000"/>
        </w:rPr>
        <w:t xml:space="preserve"> où j’ai effectué mon stage</w:t>
      </w:r>
      <w:r w:rsidR="00460CF5" w:rsidRPr="007F5636">
        <w:rPr>
          <w:color w:val="FF0000"/>
        </w:rPr>
        <w:t xml:space="preserve">, un compte avec l’accès aux projets de l’entreprise m’a été fourni. </w:t>
      </w:r>
      <w:r w:rsidR="007F11CE" w:rsidRPr="007F5636">
        <w:rPr>
          <w:color w:val="FF0000"/>
        </w:rPr>
        <w:t>J’ai mis en place l’IDE Visual Studio Code, le logiciel Fork ainsi que le logiciel Docker Dekstop.</w:t>
      </w:r>
    </w:p>
    <w:p w14:paraId="7D1844C6" w14:textId="2051BFCE" w:rsidR="009F1852" w:rsidRPr="007F5636" w:rsidRDefault="009F1852" w:rsidP="00565FA7">
      <w:pPr>
        <w:ind w:firstLine="720"/>
        <w:rPr>
          <w:color w:val="FF0000"/>
        </w:rPr>
      </w:pPr>
      <w:r w:rsidRPr="007F5636">
        <w:rPr>
          <w:color w:val="FF0000"/>
        </w:rPr>
        <w:t xml:space="preserve">Durant mon stage j’ai dû mettre en place un chat de discussion instantanée. </w:t>
      </w:r>
    </w:p>
    <w:p w14:paraId="486842F8" w14:textId="7E5AD131" w:rsidR="00004AF9" w:rsidRPr="007F5636" w:rsidRDefault="00460CF5" w:rsidP="00565FA7">
      <w:pPr>
        <w:ind w:firstLine="720"/>
        <w:rPr>
          <w:color w:val="FF0000"/>
        </w:rPr>
      </w:pPr>
      <w:r w:rsidRPr="007F5636">
        <w:rPr>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0A43C31D" w:rsidR="003C382D" w:rsidRPr="007F5636" w:rsidRDefault="003C382D" w:rsidP="00565FA7">
      <w:pPr>
        <w:ind w:firstLine="720"/>
        <w:rPr>
          <w:color w:val="FF0000"/>
        </w:rPr>
      </w:pPr>
      <w:r w:rsidRPr="007F5636">
        <w:rPr>
          <w:color w:val="FF0000"/>
        </w:rPr>
        <w:lastRenderedPageBreak/>
        <w:t>Tout au long du projet, Sky GUNNING met en place des tickets concernant les étapes à faire avec une description pour que je sache précisément ce que je d</w:t>
      </w:r>
      <w:r w:rsidR="007F11CE" w:rsidRPr="007F5636">
        <w:rPr>
          <w:color w:val="FF0000"/>
        </w:rPr>
        <w:t>evais</w:t>
      </w:r>
      <w:r w:rsidRPr="007F5636">
        <w:rPr>
          <w:color w:val="FF0000"/>
        </w:rPr>
        <w:t xml:space="preserve"> faire. </w:t>
      </w:r>
    </w:p>
    <w:p w14:paraId="715459EE" w14:textId="63E24216" w:rsidR="00B77B37" w:rsidRPr="007F5636" w:rsidRDefault="003C382D" w:rsidP="00B77B37">
      <w:pPr>
        <w:ind w:firstLine="720"/>
        <w:rPr>
          <w:color w:val="FF0000"/>
        </w:rPr>
      </w:pPr>
      <w:r w:rsidRPr="007F5636">
        <w:rPr>
          <w:color w:val="FF0000"/>
        </w:rPr>
        <w:t>Une foi la démarche à suivre expliquer et préciser je me lance dans le développement du projet.</w:t>
      </w:r>
    </w:p>
    <w:p w14:paraId="355D28BF" w14:textId="77777777" w:rsidR="003B6276" w:rsidRPr="007F5636" w:rsidRDefault="003B6276" w:rsidP="00565FA7">
      <w:pPr>
        <w:ind w:firstLine="720"/>
        <w:rPr>
          <w:ins w:id="17" w:author="Théo OLLIVIER" w:date="2024-04-24T11:33:00Z"/>
        </w:rPr>
      </w:pPr>
    </w:p>
    <w:p w14:paraId="201734E7" w14:textId="77777777" w:rsidR="003B6276" w:rsidRPr="007F5636" w:rsidRDefault="003B6276" w:rsidP="00565FA7">
      <w:pPr>
        <w:ind w:firstLine="720"/>
      </w:pPr>
    </w:p>
    <w:p w14:paraId="76C9C95A" w14:textId="5DB464DF" w:rsidR="004F76BB" w:rsidRPr="007F5636" w:rsidRDefault="004F76BB">
      <w:pPr>
        <w:pStyle w:val="Titre1"/>
        <w:pPrChange w:id="18" w:author="Théo OLLIVIER" w:date="2024-04-24T11:24:00Z">
          <w:pPr>
            <w:pStyle w:val="Titre2"/>
          </w:pPr>
        </w:pPrChange>
      </w:pPr>
      <w:bookmarkStart w:id="19" w:name="_Toc165972616"/>
      <w:r w:rsidRPr="007F5636">
        <w:t>Développement du projet</w:t>
      </w:r>
      <w:bookmarkEnd w:id="19"/>
    </w:p>
    <w:p w14:paraId="33915B83" w14:textId="4CD80A65" w:rsidR="00433E2A" w:rsidRPr="007F5636" w:rsidRDefault="004F76BB">
      <w:pPr>
        <w:pStyle w:val="Titre2"/>
        <w:pPrChange w:id="20" w:author="Théo OLLIVIER" w:date="2024-04-24T11:24:00Z">
          <w:pPr>
            <w:pStyle w:val="Titre3"/>
          </w:pPr>
        </w:pPrChange>
      </w:pPr>
      <w:r w:rsidRPr="007F5636">
        <w:t xml:space="preserve"> </w:t>
      </w:r>
      <w:bookmarkStart w:id="21" w:name="_Toc165972617"/>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21"/>
    </w:p>
    <w:p w14:paraId="6E49F6DE" w14:textId="77777777" w:rsidR="00004AF9" w:rsidRPr="007F5636" w:rsidRDefault="00004AF9" w:rsidP="00004AF9"/>
    <w:p w14:paraId="695A858A" w14:textId="6CF2496F" w:rsidR="004F76BB" w:rsidRPr="007F5636" w:rsidRDefault="004F76BB" w:rsidP="0014195E">
      <w:pPr>
        <w:spacing w:line="360" w:lineRule="auto"/>
        <w:ind w:firstLine="720"/>
        <w:jc w:val="both"/>
      </w:pPr>
      <w:r w:rsidRPr="007F5636">
        <w:t xml:space="preserve">Dans un premier temps, j’ai créé la </w:t>
      </w:r>
      <w:r w:rsidR="0019670C" w:rsidRPr="007F5636">
        <w:t>B</w:t>
      </w:r>
      <w:r w:rsidRPr="007F5636">
        <w:t xml:space="preserve">ase </w:t>
      </w:r>
      <w:r w:rsidR="0019670C" w:rsidRPr="007F5636">
        <w:t>D</w:t>
      </w:r>
      <w:r w:rsidRPr="007F5636">
        <w:t xml:space="preserve">e </w:t>
      </w:r>
      <w:r w:rsidR="0019670C" w:rsidRPr="007F5636">
        <w:t>D</w:t>
      </w:r>
      <w:r w:rsidRPr="007F5636">
        <w:t xml:space="preserve">onnées sur laquelle je devais effectuer mon projet. </w:t>
      </w:r>
      <w:r w:rsidRPr="007F5636">
        <w:rPr>
          <w:color w:val="FF0000"/>
        </w:rPr>
        <w:t xml:space="preserve">J’ai utilisé </w:t>
      </w:r>
      <w:r w:rsidR="002967FE" w:rsidRPr="007F5636">
        <w:rPr>
          <w:color w:val="FF0000"/>
        </w:rPr>
        <w:t xml:space="preserve">phpMyAdmin et son interface graphique pour créer la BDD (figure </w:t>
      </w:r>
      <w:r w:rsidR="005E35E3">
        <w:rPr>
          <w:color w:val="FF0000"/>
        </w:rPr>
        <w:t>1</w:t>
      </w:r>
      <w:r w:rsidR="002967FE" w:rsidRPr="007F5636">
        <w:rPr>
          <w:color w:val="FF0000"/>
        </w:rPr>
        <w:t>).</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rPr>
          <w:noProof/>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7285E205"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w:t>
      </w:r>
      <w:r w:rsidRPr="007F5636">
        <w:fldChar w:fldCharType="end"/>
      </w:r>
      <w:r w:rsidRPr="007F5636">
        <w:t xml:space="preserve"> Interface graphique</w:t>
      </w:r>
    </w:p>
    <w:p w14:paraId="67034CF6" w14:textId="3B116360" w:rsidR="00433E2A" w:rsidRPr="007F5636" w:rsidRDefault="002967FE" w:rsidP="00956097">
      <w:pPr>
        <w:spacing w:line="360" w:lineRule="auto"/>
        <w:ind w:firstLine="720"/>
        <w:jc w:val="both"/>
        <w:rPr>
          <w:color w:val="FF0000"/>
        </w:rPr>
      </w:pPr>
      <w:r w:rsidRPr="007F5636">
        <w:rPr>
          <w:color w:val="FF0000"/>
        </w:rPr>
        <w:t xml:space="preserve">Pour créer les tables j’ai également utilisé l’interface graphique de phpMyAdmin. Cette interface permet de choisir toutes les caractéristiques des tables désirées (figure </w:t>
      </w:r>
      <w:r w:rsidR="005E35E3">
        <w:rPr>
          <w:color w:val="FF0000"/>
        </w:rPr>
        <w:t>2</w:t>
      </w:r>
      <w:r w:rsidRPr="007F5636">
        <w:rPr>
          <w:color w:val="FF0000"/>
        </w:rPr>
        <w:t>).</w:t>
      </w:r>
    </w:p>
    <w:p w14:paraId="229B4CEA" w14:textId="77777777" w:rsidR="002967FE" w:rsidRPr="007F5636" w:rsidRDefault="002967FE" w:rsidP="00956097">
      <w:pPr>
        <w:spacing w:line="360" w:lineRule="auto"/>
        <w:ind w:firstLine="720"/>
        <w:jc w:val="both"/>
        <w:rPr>
          <w:color w:val="FF0000"/>
        </w:rPr>
      </w:pP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noProof/>
          <w:color w:val="FF0000"/>
        </w:rPr>
        <w:lastRenderedPageBreak/>
        <w:drawing>
          <wp:inline distT="0" distB="0" distL="0" distR="0" wp14:anchorId="025C2AE2" wp14:editId="44E44A15">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6274733D" w:rsidR="002967FE" w:rsidRPr="007F5636" w:rsidRDefault="002967FE" w:rsidP="002967FE">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w:t>
      </w:r>
      <w:r w:rsidRPr="007F5636">
        <w:fldChar w:fldCharType="end"/>
      </w:r>
      <w:r w:rsidRPr="007F5636">
        <w:t xml:space="preserve"> Interface graphique table</w:t>
      </w:r>
    </w:p>
    <w:p w14:paraId="43401698" w14:textId="4FDAAAD9" w:rsidR="00584288" w:rsidRDefault="006A2DA6" w:rsidP="0000678A">
      <w:pPr>
        <w:spacing w:line="360" w:lineRule="auto"/>
        <w:ind w:firstLine="720"/>
        <w:jc w:val="both"/>
      </w:pPr>
      <w:r w:rsidRPr="007F5636">
        <w:t xml:space="preserve">Par la suite, </w:t>
      </w:r>
      <w:r w:rsidR="00073068" w:rsidRPr="007F5636">
        <w:rPr>
          <w:color w:val="FF0000"/>
        </w:rPr>
        <w:t>quand j’avais des erreurs dans mes requêtes, j’effectué d’abord les requêtes grâce à phpMyAdmin pour vérifier leur exactitude</w:t>
      </w:r>
      <w:r w:rsidRPr="007F5636">
        <w:t xml:space="preserve">. </w:t>
      </w:r>
      <w:r w:rsidRPr="007F5636">
        <w:rPr>
          <w:color w:val="FF0000"/>
        </w:rPr>
        <w:t xml:space="preserve">Je </w:t>
      </w:r>
      <w:r w:rsidR="00073068" w:rsidRPr="007F5636">
        <w:rPr>
          <w:color w:val="FF0000"/>
        </w:rPr>
        <w:t>les ai</w:t>
      </w:r>
      <w:r w:rsidR="00910F9A" w:rsidRPr="007F5636">
        <w:rPr>
          <w:color w:val="FF0000"/>
        </w:rPr>
        <w:t xml:space="preserve"> </w:t>
      </w:r>
      <w:r w:rsidR="00910F9A" w:rsidRPr="007F5636">
        <w:t xml:space="preserve">ensuite </w:t>
      </w:r>
      <w:r w:rsidR="00073068" w:rsidRPr="007F5636">
        <w:t>incorporées</w:t>
      </w:r>
      <w:r w:rsidR="00910F9A" w:rsidRPr="007F5636">
        <w:t xml:space="preserve"> </w:t>
      </w:r>
      <w:r w:rsidRPr="007F5636">
        <w:t>dans mon code en y effectuant les modification</w:t>
      </w:r>
      <w:r w:rsidR="00910F9A" w:rsidRPr="007F5636">
        <w:t>s</w:t>
      </w:r>
      <w:r w:rsidRPr="007F5636">
        <w:t xml:space="preserve"> nécessaire</w:t>
      </w:r>
      <w:r w:rsidR="00910F9A" w:rsidRPr="007F5636">
        <w:t>s</w:t>
      </w:r>
      <w:r w:rsidRPr="007F5636">
        <w:t xml:space="preserve"> pour son bon fonctionnement</w:t>
      </w:r>
      <w:r w:rsidR="0000678A" w:rsidRPr="007F5636">
        <w:t>.</w:t>
      </w:r>
    </w:p>
    <w:p w14:paraId="12316AFA" w14:textId="77777777" w:rsidR="005E35E3" w:rsidRDefault="005E35E3" w:rsidP="0000678A">
      <w:pPr>
        <w:spacing w:line="360" w:lineRule="auto"/>
        <w:ind w:firstLine="720"/>
        <w:jc w:val="both"/>
      </w:pPr>
    </w:p>
    <w:p w14:paraId="47961D0D" w14:textId="77777777" w:rsidR="005E35E3" w:rsidRDefault="005E35E3" w:rsidP="0000678A">
      <w:pPr>
        <w:spacing w:line="360" w:lineRule="auto"/>
        <w:ind w:firstLine="720"/>
        <w:jc w:val="both"/>
      </w:pPr>
    </w:p>
    <w:p w14:paraId="4BB476A2" w14:textId="77777777" w:rsidR="005E35E3" w:rsidRDefault="005E35E3" w:rsidP="0000678A">
      <w:pPr>
        <w:spacing w:line="360" w:lineRule="auto"/>
        <w:ind w:firstLine="720"/>
        <w:jc w:val="both"/>
      </w:pPr>
    </w:p>
    <w:p w14:paraId="301E7EE1" w14:textId="77777777" w:rsidR="005E35E3" w:rsidRDefault="005E35E3" w:rsidP="0000678A">
      <w:pPr>
        <w:spacing w:line="360" w:lineRule="auto"/>
        <w:ind w:firstLine="720"/>
        <w:jc w:val="both"/>
      </w:pPr>
    </w:p>
    <w:p w14:paraId="300C4BA4" w14:textId="77777777" w:rsidR="005E35E3" w:rsidRDefault="005E35E3" w:rsidP="0000678A">
      <w:pPr>
        <w:spacing w:line="360" w:lineRule="auto"/>
        <w:ind w:firstLine="720"/>
        <w:jc w:val="both"/>
      </w:pPr>
    </w:p>
    <w:p w14:paraId="43BEE686" w14:textId="77777777" w:rsidR="005E35E3" w:rsidRDefault="005E35E3" w:rsidP="0000678A">
      <w:pPr>
        <w:spacing w:line="360" w:lineRule="auto"/>
        <w:ind w:firstLine="720"/>
        <w:jc w:val="both"/>
      </w:pPr>
    </w:p>
    <w:p w14:paraId="1332F677" w14:textId="77777777" w:rsidR="005E35E3" w:rsidRDefault="005E35E3" w:rsidP="0000678A">
      <w:pPr>
        <w:spacing w:line="360" w:lineRule="auto"/>
        <w:ind w:firstLine="720"/>
        <w:jc w:val="both"/>
      </w:pPr>
    </w:p>
    <w:p w14:paraId="3E0731C6" w14:textId="77777777" w:rsidR="005E35E3" w:rsidRDefault="005E35E3" w:rsidP="0000678A">
      <w:pPr>
        <w:spacing w:line="360" w:lineRule="auto"/>
        <w:ind w:firstLine="720"/>
        <w:jc w:val="both"/>
      </w:pPr>
    </w:p>
    <w:p w14:paraId="5B91BCB6" w14:textId="77777777" w:rsidR="005E35E3" w:rsidRDefault="005E35E3" w:rsidP="0000678A">
      <w:pPr>
        <w:spacing w:line="360" w:lineRule="auto"/>
        <w:ind w:firstLine="720"/>
        <w:jc w:val="both"/>
      </w:pPr>
    </w:p>
    <w:p w14:paraId="2FE7B88C" w14:textId="77777777" w:rsidR="005E35E3" w:rsidRDefault="005E35E3" w:rsidP="0000678A">
      <w:pPr>
        <w:spacing w:line="360" w:lineRule="auto"/>
        <w:ind w:firstLine="720"/>
        <w:jc w:val="both"/>
      </w:pPr>
    </w:p>
    <w:p w14:paraId="705B729C" w14:textId="77777777" w:rsidR="005E35E3" w:rsidRDefault="005E35E3" w:rsidP="0000678A">
      <w:pPr>
        <w:spacing w:line="360" w:lineRule="auto"/>
        <w:ind w:firstLine="720"/>
        <w:jc w:val="both"/>
      </w:pPr>
    </w:p>
    <w:p w14:paraId="22715507" w14:textId="77777777" w:rsidR="005E35E3" w:rsidRDefault="005E35E3" w:rsidP="0000678A">
      <w:pPr>
        <w:spacing w:line="360" w:lineRule="auto"/>
        <w:ind w:firstLine="720"/>
        <w:jc w:val="both"/>
      </w:pPr>
    </w:p>
    <w:p w14:paraId="2022D69F" w14:textId="77777777" w:rsidR="005E35E3" w:rsidRPr="007F5636" w:rsidRDefault="005E35E3" w:rsidP="0000678A">
      <w:pPr>
        <w:spacing w:line="360" w:lineRule="auto"/>
        <w:ind w:firstLine="720"/>
        <w:jc w:val="both"/>
      </w:pPr>
    </w:p>
    <w:p w14:paraId="7CAD1DAB" w14:textId="22DF9E7A" w:rsidR="000502B3" w:rsidRPr="007F5636" w:rsidRDefault="00D15A7E" w:rsidP="004C0695">
      <w:pPr>
        <w:pStyle w:val="Titre2"/>
      </w:pPr>
      <w:bookmarkStart w:id="22" w:name="_Toc165972618"/>
      <w:r w:rsidRPr="007F5636">
        <w:t>La migration</w:t>
      </w:r>
      <w:bookmarkEnd w:id="22"/>
    </w:p>
    <w:p w14:paraId="6B1E12D0" w14:textId="77777777" w:rsidR="00D15A7E" w:rsidRPr="007F5636" w:rsidRDefault="00D15A7E" w:rsidP="00D15A7E"/>
    <w:p w14:paraId="06971C65" w14:textId="472D69DF" w:rsidR="00D15A7E" w:rsidRPr="007F5636" w:rsidRDefault="00D15A7E" w:rsidP="00D15A7E">
      <w:pPr>
        <w:jc w:val="center"/>
        <w:rPr>
          <w:color w:val="FF0000"/>
        </w:rPr>
      </w:pPr>
      <w:r w:rsidRPr="007F5636">
        <w:rPr>
          <w:color w:val="FF0000"/>
        </w:rPr>
        <w:t xml:space="preserve">La migration est un moyen pratique de garde sa BDD de manière structuré et organisé. Elle permet de partager les changements effectués sur la BDD auprès de tous les participants au projet. </w:t>
      </w:r>
      <w:r w:rsidR="004C0695">
        <w:rPr>
          <w:color w:val="FF0000"/>
        </w:rPr>
        <w:t>Elle est également utile lors de la montée en version chez les clients.</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noProof/>
          <w:color w:val="FF0000"/>
        </w:rPr>
        <w:lastRenderedPageBreak/>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7430D3C9" w:rsidR="00D15A7E" w:rsidRPr="007F5636"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w:t>
      </w:r>
      <w:r w:rsidRPr="007F5636">
        <w:fldChar w:fldCharType="end"/>
      </w:r>
      <w:r w:rsidRPr="007F5636">
        <w:t xml:space="preserve"> Migration CreateUsersTable</w:t>
      </w:r>
    </w:p>
    <w:p w14:paraId="3735B235" w14:textId="0E5A24AE" w:rsidR="00D15A7E" w:rsidRPr="007F5636" w:rsidRDefault="00D15A7E" w:rsidP="00D15A7E">
      <w:pPr>
        <w:ind w:firstLine="720"/>
        <w:rPr>
          <w:color w:val="FF0000"/>
        </w:rPr>
      </w:pPr>
      <w:r w:rsidRPr="007F5636">
        <w:rPr>
          <w:color w:val="FF0000"/>
        </w:rPr>
        <w:t xml:space="preserve">Comme nous le montre la Figure 3, </w:t>
      </w:r>
      <w:r w:rsidR="007F5636">
        <w:rPr>
          <w:color w:val="FF0000"/>
        </w:rPr>
        <w:t>ce script est utilisé pour la migration qui concerne la table users. La partie qui se situe dans la fonction « </w:t>
      </w:r>
      <w:proofErr w:type="gramStart"/>
      <w:r w:rsidR="007F5636">
        <w:rPr>
          <w:color w:val="FF0000"/>
        </w:rPr>
        <w:t>up(</w:t>
      </w:r>
      <w:proofErr w:type="gramEnd"/>
      <w:r w:rsidR="007F5636">
        <w:rPr>
          <w:color w:val="FF0000"/>
        </w:rPr>
        <w:t>) » est exécuté lors de la migration, celle qui se situe dans la fonction « down() » est exécuté lors des rollback effectués. Pour chaque table de la BDD un script de migration est créé.</w:t>
      </w:r>
    </w:p>
    <w:p w14:paraId="0248F27A" w14:textId="77777777" w:rsidR="00D15A7E" w:rsidRPr="007F5636" w:rsidRDefault="00D15A7E" w:rsidP="00D15A7E"/>
    <w:p w14:paraId="26B1359F" w14:textId="687CD62A" w:rsidR="00BB6E7B" w:rsidRPr="007F5636" w:rsidRDefault="00BB6E7B" w:rsidP="004C0695">
      <w:pPr>
        <w:pStyle w:val="Titre2"/>
      </w:pPr>
      <w:bookmarkStart w:id="23" w:name="_Toc165972619"/>
      <w:r w:rsidRPr="007F5636">
        <w:t>Les routes</w:t>
      </w:r>
      <w:bookmarkEnd w:id="23"/>
    </w:p>
    <w:p w14:paraId="27C41967" w14:textId="32FA2711" w:rsidR="00BB6E7B" w:rsidRPr="007F5636" w:rsidRDefault="00BB6E7B" w:rsidP="00BB6E7B">
      <w:r w:rsidRPr="007F5636">
        <w:tab/>
      </w:r>
    </w:p>
    <w:p w14:paraId="59ECC435" w14:textId="046F7B69" w:rsidR="000502B3" w:rsidRPr="007F5636" w:rsidRDefault="00BB6E7B" w:rsidP="000502B3">
      <w:pPr>
        <w:spacing w:line="360" w:lineRule="auto"/>
        <w:jc w:val="both"/>
      </w:pPr>
      <w:r w:rsidRPr="007F5636">
        <w:tab/>
        <w:t xml:space="preserve">Elles sont </w:t>
      </w:r>
      <w:r w:rsidR="00BF6657" w:rsidRPr="007F5636">
        <w:t>essentielles</w:t>
      </w:r>
      <w:r w:rsidRPr="007F5636">
        <w:t xml:space="preserve"> au bon fonctionnement de </w:t>
      </w:r>
      <w:r w:rsidR="0049202A" w:rsidRPr="007F5636">
        <w:rPr>
          <w:color w:val="FF0000"/>
        </w:rPr>
        <w:t>CodeIgniter 4</w:t>
      </w:r>
      <w:r w:rsidRPr="007F5636">
        <w:t xml:space="preserve">. </w:t>
      </w:r>
      <w:r w:rsidR="00234B39" w:rsidRPr="007F5636">
        <w:t>Elles permettent</w:t>
      </w:r>
      <w:r w:rsidR="00BF6657" w:rsidRPr="007F5636">
        <w:t xml:space="preserve"> de faire </w:t>
      </w:r>
      <w:r w:rsidR="0049202A" w:rsidRPr="007F5636">
        <w:t>le lien</w:t>
      </w:r>
      <w:r w:rsidR="00BF6657" w:rsidRPr="007F5636">
        <w:t xml:space="preserve"> entre les vues et d’utiliser les </w:t>
      </w:r>
      <w:r w:rsidR="0097170D" w:rsidRPr="007F5636">
        <w:t>fonctions</w:t>
      </w:r>
      <w:r w:rsidR="00BF6657" w:rsidRPr="007F5636">
        <w:t xml:space="preserve"> présente</w:t>
      </w:r>
      <w:r w:rsidR="000502B3" w:rsidRPr="007F5636">
        <w:t>s</w:t>
      </w:r>
      <w:r w:rsidR="00BF6657" w:rsidRPr="007F5636">
        <w:t xml:space="preserve"> dans un Controller (que nous verrons par la </w:t>
      </w:r>
      <w:r w:rsidR="00515A4F" w:rsidRPr="007F5636">
        <w:t>suite)</w:t>
      </w:r>
      <w:r w:rsidR="00515A4F">
        <w:rPr>
          <w:color w:val="FF0000"/>
        </w:rPr>
        <w:t xml:space="preserve"> (</w:t>
      </w:r>
      <w:r w:rsidR="003F7F92">
        <w:rPr>
          <w:color w:val="FF0000"/>
        </w:rPr>
        <w:t>Annexe 3)</w:t>
      </w:r>
      <w:r w:rsidR="00BF6657" w:rsidRPr="007F5636">
        <w:t>.</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rPr>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6">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456C0C9B" w:rsidR="000725A6" w:rsidRPr="007F563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w:t>
      </w:r>
      <w:r w:rsidRPr="007F5636">
        <w:fldChar w:fldCharType="end"/>
      </w:r>
      <w:r w:rsidRPr="007F5636">
        <w:t xml:space="preserve"> Route</w:t>
      </w:r>
    </w:p>
    <w:p w14:paraId="2FE07946" w14:textId="77777777" w:rsidR="000502B3" w:rsidRPr="007F5636" w:rsidRDefault="000502B3" w:rsidP="000502B3"/>
    <w:p w14:paraId="5A0B6A8F" w14:textId="6749001E" w:rsidR="005F6730" w:rsidRPr="007F5636" w:rsidRDefault="00297183" w:rsidP="000502B3">
      <w:pPr>
        <w:spacing w:line="360" w:lineRule="auto"/>
        <w:jc w:val="both"/>
      </w:pPr>
      <w:r w:rsidRPr="007F5636">
        <w:tab/>
      </w:r>
      <w:r w:rsidR="001377A8" w:rsidRPr="007F5636">
        <w:t>La route</w:t>
      </w:r>
      <w:r w:rsidR="000502B3" w:rsidRPr="007F5636">
        <w:t xml:space="preserve"> (figure </w:t>
      </w:r>
      <w:r w:rsidR="007F5636">
        <w:t>4</w:t>
      </w:r>
      <w:r w:rsidR="000502B3" w:rsidRPr="007F5636">
        <w:t>)</w:t>
      </w:r>
      <w:r w:rsidR="00784D0B" w:rsidRPr="007F5636">
        <w:t xml:space="preserve"> </w:t>
      </w:r>
      <w:r w:rsidR="005F6730" w:rsidRPr="007F5636">
        <w:t xml:space="preserve">utilise la </w:t>
      </w:r>
      <w:r w:rsidR="0097170D" w:rsidRPr="007F5636">
        <w:t>fonction</w:t>
      </w:r>
      <w:r w:rsidR="005F6730" w:rsidRPr="007F5636">
        <w:t xml:space="preserve"> </w:t>
      </w:r>
      <w:r w:rsidR="000A128B" w:rsidRPr="007F5636">
        <w:t>«</w:t>
      </w:r>
      <w:r w:rsidR="0049202A" w:rsidRPr="007F5636">
        <w:t xml:space="preserve"> </w:t>
      </w:r>
      <w:r w:rsidR="00D944C3" w:rsidRPr="007F5636">
        <w:t>check</w:t>
      </w:r>
      <w:r w:rsidR="0049202A" w:rsidRPr="007F5636">
        <w:t xml:space="preserve"> </w:t>
      </w:r>
      <w:r w:rsidR="00B01409" w:rsidRPr="007F5636">
        <w:t>» présente</w:t>
      </w:r>
      <w:r w:rsidR="000A128B" w:rsidRPr="007F5636">
        <w:t xml:space="preserve"> dans « </w:t>
      </w:r>
      <w:r w:rsidR="0049202A" w:rsidRPr="007F5636">
        <w:t>Auth</w:t>
      </w:r>
      <w:r w:rsidR="000A128B" w:rsidRPr="007F5636">
        <w:t>Co</w:t>
      </w:r>
      <w:r w:rsidR="006E1A06" w:rsidRPr="007F5636">
        <w:t>ntroller »</w:t>
      </w:r>
      <w:r w:rsidR="005F6730" w:rsidRPr="007F5636">
        <w:t xml:space="preserve"> </w:t>
      </w:r>
      <w:r w:rsidR="006E1A06" w:rsidRPr="007F5636">
        <w:t xml:space="preserve">qui permet </w:t>
      </w:r>
      <w:r w:rsidR="0049202A" w:rsidRPr="007F5636">
        <w:rPr>
          <w:color w:val="FF0000"/>
        </w:rPr>
        <w:t>l’authentification</w:t>
      </w:r>
      <w:r w:rsidR="0049202A" w:rsidRPr="007F5636">
        <w:t>.</w:t>
      </w:r>
    </w:p>
    <w:p w14:paraId="7F5518A7" w14:textId="01587684" w:rsidR="000502B3" w:rsidRPr="007F5636" w:rsidRDefault="006D209B" w:rsidP="000502B3">
      <w:pPr>
        <w:spacing w:line="360" w:lineRule="auto"/>
        <w:ind w:firstLine="720"/>
        <w:jc w:val="both"/>
        <w:rPr>
          <w:color w:val="FF0000"/>
        </w:rPr>
      </w:pPr>
      <w:r w:rsidRPr="007F5636">
        <w:t>Il existe aussi la possibilité de cré</w:t>
      </w:r>
      <w:r w:rsidR="000502B3" w:rsidRPr="007F5636">
        <w:t>er</w:t>
      </w:r>
      <w:r w:rsidRPr="007F5636">
        <w:t xml:space="preserve"> des routes paramétrée</w:t>
      </w:r>
      <w:r w:rsidR="000502B3" w:rsidRPr="007F5636">
        <w:t xml:space="preserve">s (figure </w:t>
      </w:r>
      <w:r w:rsidR="007F5636">
        <w:t>5</w:t>
      </w:r>
      <w:r w:rsidR="000502B3" w:rsidRPr="007F5636">
        <w:t>).</w:t>
      </w:r>
    </w:p>
    <w:p w14:paraId="79C77AAD" w14:textId="77777777" w:rsidR="00D944C3" w:rsidRPr="007F5636" w:rsidRDefault="00D944C3" w:rsidP="00D944C3">
      <w:pPr>
        <w:keepNext/>
        <w:jc w:val="center"/>
      </w:pPr>
      <w:r w:rsidRPr="007F5636">
        <w:rPr>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7">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3B6DC73D" w:rsidR="000502B3" w:rsidRPr="007F5636" w:rsidRDefault="00D944C3" w:rsidP="00D944C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w:t>
      </w:r>
      <w:r w:rsidRPr="007F5636">
        <w:fldChar w:fldCharType="end"/>
      </w:r>
      <w:r w:rsidRPr="007F5636">
        <w:t xml:space="preserve"> route avec paramètre</w:t>
      </w:r>
    </w:p>
    <w:p w14:paraId="7892F6E2" w14:textId="318F8BFA" w:rsidR="006D209B" w:rsidRPr="007F5636" w:rsidRDefault="006D209B" w:rsidP="000502B3">
      <w:pPr>
        <w:spacing w:line="360" w:lineRule="auto"/>
        <w:jc w:val="both"/>
        <w:rPr>
          <w:color w:val="FF0000"/>
        </w:rPr>
      </w:pPr>
      <w:r w:rsidRPr="007F5636">
        <w:tab/>
        <w:t xml:space="preserve">Cette route permet de retourner la vue </w:t>
      </w:r>
      <w:r w:rsidR="00D944C3" w:rsidRPr="007F5636">
        <w:rPr>
          <w:color w:val="FF0000"/>
        </w:rPr>
        <w:t>de la fenêtre de discussion privé sélectionner par l’utilisateur</w:t>
      </w:r>
      <w:r w:rsidRPr="007F5636">
        <w:t xml:space="preserve"> grâce à la fonction </w:t>
      </w:r>
      <w:r w:rsidR="000502B3" w:rsidRPr="007F5636">
        <w:t>« </w:t>
      </w:r>
      <w:r w:rsidR="00D944C3" w:rsidRPr="007F5636">
        <w:t xml:space="preserve">chatPerso/$1 </w:t>
      </w:r>
      <w:r w:rsidR="000502B3" w:rsidRPr="007F5636">
        <w:t xml:space="preserve">» </w:t>
      </w:r>
      <w:r w:rsidRPr="007F5636">
        <w:t xml:space="preserve">présente dans </w:t>
      </w:r>
      <w:r w:rsidR="00D944C3" w:rsidRPr="007F5636">
        <w:t>Chat</w:t>
      </w:r>
      <w:r w:rsidRPr="007F5636">
        <w:t>Controller</w:t>
      </w:r>
      <w:r w:rsidR="000502B3" w:rsidRPr="007F5636">
        <w:t>.</w:t>
      </w:r>
      <w:r w:rsidR="00D944C3" w:rsidRPr="007F5636">
        <w:t xml:space="preserve"> </w:t>
      </w:r>
      <w:r w:rsidR="00D944C3" w:rsidRPr="007F5636">
        <w:rPr>
          <w:color w:val="FF0000"/>
        </w:rPr>
        <w:t>Cette fonction permet d’afficher la page de discussion entre l’utilisateur authentifier et un utilisateur sélectionné par celui-ci.</w:t>
      </w:r>
    </w:p>
    <w:p w14:paraId="35922137" w14:textId="77777777" w:rsidR="00D944C3" w:rsidRPr="007F5636" w:rsidRDefault="00D944C3" w:rsidP="00214FC9">
      <w:pPr>
        <w:pStyle w:val="Titre3"/>
      </w:pPr>
    </w:p>
    <w:p w14:paraId="31617B0D" w14:textId="0C445C35" w:rsidR="00D24070" w:rsidRPr="007F5636" w:rsidRDefault="004F7958" w:rsidP="004C0695">
      <w:pPr>
        <w:pStyle w:val="Titre2"/>
      </w:pPr>
      <w:bookmarkStart w:id="24" w:name="_Toc165972620"/>
      <w:r w:rsidRPr="007F5636">
        <w:t>Les vues</w:t>
      </w:r>
      <w:bookmarkEnd w:id="24"/>
    </w:p>
    <w:p w14:paraId="2DEC0C13" w14:textId="1C2AC72F" w:rsidR="0000678A" w:rsidRPr="007F5636" w:rsidRDefault="0000678A" w:rsidP="0000678A">
      <w:pPr>
        <w:spacing w:line="360" w:lineRule="auto"/>
        <w:ind w:firstLine="720"/>
        <w:jc w:val="both"/>
      </w:pPr>
      <w:r w:rsidRPr="007F5636">
        <w:t xml:space="preserve">Pour ce projet, j’ai utilisé le Framework </w:t>
      </w:r>
      <w:r w:rsidRPr="007F5636">
        <w:rPr>
          <w:color w:val="FF0000"/>
        </w:rPr>
        <w:t>CodeIgniter 4</w:t>
      </w:r>
      <w:r w:rsidRPr="007F5636">
        <w:t xml:space="preserve">. Ce Framework est open-source et respecte le </w:t>
      </w:r>
      <w:r w:rsidR="007F5636">
        <w:t>MVC</w:t>
      </w:r>
      <w:r w:rsidRPr="007F5636">
        <w:t xml:space="preserve"> (Model Vue Controller). </w:t>
      </w:r>
      <w:r w:rsidRPr="007F5636">
        <w:rPr>
          <w:color w:val="FF0000"/>
        </w:rPr>
        <w:t>Il peut être utiliser en association avec Twig qui est un moteur de template.</w:t>
      </w:r>
    </w:p>
    <w:p w14:paraId="5398024D" w14:textId="77777777" w:rsidR="0000678A" w:rsidRPr="007F5636" w:rsidRDefault="0000678A" w:rsidP="0000678A">
      <w:pPr>
        <w:spacing w:line="360" w:lineRule="auto"/>
        <w:ind w:firstLine="720"/>
        <w:jc w:val="both"/>
      </w:pPr>
      <w:r w:rsidRPr="007F5636">
        <w:t xml:space="preserve">Grace à </w:t>
      </w:r>
      <w:r w:rsidRPr="007F5636">
        <w:rPr>
          <w:color w:val="FF0000"/>
        </w:rPr>
        <w:t>Twig</w:t>
      </w:r>
      <w:r w:rsidRPr="007F5636">
        <w:t xml:space="preserve">, nous pouvons créer des Template que nous pouvons utiliser dans nos pages pour les rendre homogènes. </w:t>
      </w:r>
    </w:p>
    <w:p w14:paraId="099D362B" w14:textId="77777777" w:rsidR="0000678A" w:rsidRPr="007F5636" w:rsidRDefault="0000678A" w:rsidP="0000678A">
      <w:pPr>
        <w:keepNext/>
        <w:jc w:val="center"/>
      </w:pPr>
      <w:r w:rsidRPr="007F5636">
        <w:rPr>
          <w:noProof/>
        </w:rPr>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35FF5D77"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6</w:t>
      </w:r>
      <w:r w:rsidRPr="007F5636">
        <w:fldChar w:fldCharType="end"/>
      </w:r>
      <w:r w:rsidRPr="007F5636">
        <w:t xml:space="preserve"> Twig head</w:t>
      </w:r>
    </w:p>
    <w:p w14:paraId="2EC7F3A7" w14:textId="0FEB5F62" w:rsidR="0000678A" w:rsidRPr="007F5636"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auront cet élément comme Head.</w:t>
      </w:r>
    </w:p>
    <w:p w14:paraId="47DB22B6" w14:textId="36078866" w:rsidR="0000678A" w:rsidRDefault="0000678A" w:rsidP="0000678A">
      <w:pPr>
        <w:spacing w:line="360" w:lineRule="auto"/>
        <w:ind w:firstLine="720"/>
        <w:jc w:val="both"/>
        <w:rPr>
          <w:color w:val="FF0000"/>
        </w:rPr>
      </w:pPr>
      <w:r w:rsidRPr="007F5636">
        <w:rPr>
          <w:color w:val="FF0000"/>
        </w:rPr>
        <w:t xml:space="preserve">Nous pouvons voir que les liens qui mettent en forme, grâce au framework CSS Bootstrap, seront présent sur toutes les pages HTML et </w:t>
      </w:r>
      <w:r w:rsidR="007D45A6" w:rsidRPr="007F5636">
        <w:rPr>
          <w:color w:val="FF0000"/>
        </w:rPr>
        <w:t>permet</w:t>
      </w:r>
      <w:r w:rsidR="007D45A6">
        <w:rPr>
          <w:color w:val="FF0000"/>
        </w:rPr>
        <w:t>tent</w:t>
      </w:r>
      <w:r w:rsidRPr="007F5636">
        <w:rPr>
          <w:color w:val="FF0000"/>
        </w:rPr>
        <w:t xml:space="preserve"> ainsi d’avoir une cohérence de mise en forme dans tout le projet. </w:t>
      </w:r>
    </w:p>
    <w:p w14:paraId="157D3C97" w14:textId="17643BBA" w:rsidR="007D45A6" w:rsidRPr="007F5636" w:rsidRDefault="007D45A6" w:rsidP="0000678A">
      <w:pPr>
        <w:spacing w:line="360" w:lineRule="auto"/>
        <w:ind w:firstLine="720"/>
        <w:jc w:val="both"/>
        <w:rPr>
          <w:color w:val="FF0000"/>
        </w:rPr>
      </w:pPr>
      <w:r>
        <w:rPr>
          <w:color w:val="FF0000"/>
        </w:rPr>
        <w:lastRenderedPageBreak/>
        <w:t>La Figure 7 nous montres tous les template créés.</w:t>
      </w:r>
    </w:p>
    <w:p w14:paraId="3CCF802D" w14:textId="77777777" w:rsidR="0000678A" w:rsidRPr="007F5636" w:rsidRDefault="0000678A" w:rsidP="0000678A">
      <w:pPr>
        <w:spacing w:line="360" w:lineRule="auto"/>
        <w:ind w:firstLine="720"/>
        <w:jc w:val="both"/>
        <w:rPr>
          <w:color w:val="FF0000"/>
        </w:rPr>
      </w:pPr>
    </w:p>
    <w:p w14:paraId="7F7512F0" w14:textId="77777777" w:rsidR="0000678A" w:rsidRPr="007F5636" w:rsidRDefault="0000678A" w:rsidP="0000678A">
      <w:pPr>
        <w:keepNext/>
        <w:spacing w:line="360" w:lineRule="auto"/>
        <w:ind w:firstLine="720"/>
        <w:jc w:val="center"/>
      </w:pPr>
      <w:r w:rsidRPr="007F5636">
        <w:rPr>
          <w:noProof/>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073F7D19"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7</w:t>
      </w:r>
      <w:r w:rsidRPr="007F5636">
        <w:fldChar w:fldCharType="end"/>
      </w:r>
      <w:r w:rsidRPr="007F5636">
        <w:t xml:space="preserve"> Partial</w:t>
      </w:r>
    </w:p>
    <w:p w14:paraId="302F0637" w14:textId="77777777" w:rsidR="0000678A" w:rsidRPr="007F5636" w:rsidRDefault="0000678A" w:rsidP="0000678A">
      <w:pPr>
        <w:spacing w:line="360" w:lineRule="auto"/>
        <w:ind w:firstLine="720"/>
        <w:jc w:val="both"/>
        <w:rPr>
          <w:color w:val="FF0000"/>
        </w:rPr>
      </w:pPr>
      <w:r w:rsidRPr="007F5636">
        <w:rPr>
          <w:color w:val="FF0000"/>
        </w:rPr>
        <w:t>L’utilisation d’un layout qui regroupe et assemble tous les éléments créés permet d’avoir une cohérence sur l’ensemble du projet.</w:t>
      </w:r>
    </w:p>
    <w:p w14:paraId="41E771A1" w14:textId="77777777" w:rsidR="00C95EEB" w:rsidRPr="007F5636" w:rsidRDefault="00C95EEB" w:rsidP="00207AA5">
      <w:pPr>
        <w:ind w:firstLine="720"/>
      </w:pPr>
    </w:p>
    <w:p w14:paraId="0D317822" w14:textId="339922FF" w:rsidR="00C95EEB" w:rsidRPr="007F5636" w:rsidRDefault="007C6CEA" w:rsidP="004C0695">
      <w:pPr>
        <w:pStyle w:val="Titre2"/>
      </w:pPr>
      <w:bookmarkStart w:id="25" w:name="_Toc165972621"/>
      <w:r w:rsidRPr="007F5636">
        <w:t>La Page d’accueil</w:t>
      </w:r>
      <w:bookmarkEnd w:id="25"/>
      <w:r w:rsidRPr="007F5636">
        <w:t xml:space="preserve"> </w:t>
      </w:r>
    </w:p>
    <w:p w14:paraId="65F10A89" w14:textId="77777777" w:rsidR="00AA240D" w:rsidRPr="007F5636" w:rsidRDefault="00AA240D" w:rsidP="00AA240D"/>
    <w:p w14:paraId="77C89BF4" w14:textId="6329BDA6" w:rsidR="00D24070" w:rsidRPr="007F5636" w:rsidRDefault="00D24070" w:rsidP="00AA240D">
      <w:pPr>
        <w:spacing w:line="360" w:lineRule="auto"/>
        <w:ind w:firstLine="720"/>
        <w:jc w:val="both"/>
      </w:pPr>
      <w:r w:rsidRPr="007F5636">
        <w:t xml:space="preserve">La page d’accueil du site créé pour le projet est </w:t>
      </w:r>
      <w:r w:rsidR="000502B3" w:rsidRPr="007F5636">
        <w:t xml:space="preserve">présentée dans la figure </w:t>
      </w:r>
      <w:r w:rsidR="007D45A6">
        <w:t>8</w:t>
      </w:r>
      <w:r w:rsidR="00B622D3" w:rsidRPr="007F5636">
        <w:t>.</w:t>
      </w:r>
    </w:p>
    <w:p w14:paraId="3DD8AC04" w14:textId="77777777" w:rsidR="00AA240D" w:rsidRPr="007F5636" w:rsidRDefault="00AA240D" w:rsidP="00AA240D">
      <w:pPr>
        <w:keepNext/>
        <w:jc w:val="center"/>
      </w:pPr>
      <w:r w:rsidRPr="007F5636">
        <w:rPr>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1324575A"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8</w:t>
      </w:r>
      <w:r w:rsidRPr="007F5636">
        <w:fldChar w:fldCharType="end"/>
      </w:r>
      <w:r w:rsidRPr="007F5636">
        <w:t xml:space="preserve"> page d'accueil</w:t>
      </w:r>
    </w:p>
    <w:p w14:paraId="050CBB88" w14:textId="29C6E748" w:rsidR="00672EBE" w:rsidRPr="007F5636" w:rsidRDefault="007070B6" w:rsidP="00655CF3">
      <w:pPr>
        <w:spacing w:line="360" w:lineRule="auto"/>
        <w:ind w:firstLine="720"/>
        <w:jc w:val="both"/>
        <w:rPr>
          <w:color w:val="00B050"/>
        </w:rPr>
      </w:pPr>
      <w:r w:rsidRPr="007F5636">
        <w:t>Sur la page d’accueil vous avez la possibilité de vous identifier,</w:t>
      </w:r>
      <w:r w:rsidR="003330A7" w:rsidRPr="007F5636">
        <w:t xml:space="preserve"> </w:t>
      </w:r>
      <w:r w:rsidR="00103538" w:rsidRPr="007F5636">
        <w:t>si vous avez déjà un compte ou de le créer le cas échéant</w:t>
      </w:r>
      <w:r w:rsidR="003330A7" w:rsidRPr="007F5636">
        <w:t>.</w:t>
      </w:r>
    </w:p>
    <w:p w14:paraId="40BD2C56" w14:textId="77777777" w:rsidR="00672EBE" w:rsidRPr="007F5636" w:rsidRDefault="00672EBE" w:rsidP="000502B3">
      <w:pPr>
        <w:spacing w:line="360" w:lineRule="auto"/>
        <w:jc w:val="both"/>
        <w:rPr>
          <w:color w:val="00B050"/>
        </w:rPr>
      </w:pPr>
    </w:p>
    <w:p w14:paraId="61C6C82B" w14:textId="77777777" w:rsidR="00AA240D" w:rsidRPr="007F5636" w:rsidRDefault="00AA240D" w:rsidP="000502B3">
      <w:pPr>
        <w:spacing w:line="360" w:lineRule="auto"/>
        <w:jc w:val="both"/>
        <w:rPr>
          <w:color w:val="00B050"/>
        </w:rPr>
      </w:pPr>
    </w:p>
    <w:p w14:paraId="7723515F" w14:textId="7ABC42A5" w:rsidR="00C95EEB" w:rsidRPr="007F5636" w:rsidRDefault="007C6CEA" w:rsidP="00655CF3">
      <w:pPr>
        <w:pStyle w:val="Titre3"/>
      </w:pPr>
      <w:bookmarkStart w:id="26" w:name="_Toc165972622"/>
      <w:r w:rsidRPr="007F5636">
        <w:t>Création de compte</w:t>
      </w:r>
      <w:bookmarkEnd w:id="26"/>
    </w:p>
    <w:p w14:paraId="176E718B" w14:textId="77777777" w:rsidR="000502B3" w:rsidRPr="007F5636" w:rsidRDefault="000502B3" w:rsidP="000502B3"/>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rPr>
          <w:noProof/>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71658708" w:rsidR="00004AF9" w:rsidRPr="007F5636" w:rsidRDefault="008A406D" w:rsidP="008A406D">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9</w:t>
      </w:r>
      <w:r w:rsidRPr="007F5636">
        <w:fldChar w:fldCharType="end"/>
      </w:r>
      <w:r w:rsidRPr="007F5636">
        <w:t xml:space="preserve"> Création de compte</w:t>
      </w:r>
    </w:p>
    <w:p w14:paraId="6477B5C6" w14:textId="6616F88D" w:rsidR="00804093" w:rsidRPr="007F5636" w:rsidRDefault="007D45A6" w:rsidP="000502B3">
      <w:pPr>
        <w:spacing w:line="360" w:lineRule="auto"/>
        <w:ind w:firstLine="720"/>
        <w:jc w:val="both"/>
      </w:pPr>
      <w:r>
        <w:rPr>
          <w:color w:val="FF0000"/>
        </w:rPr>
        <w:t xml:space="preserve">La figure 9 montre le formulaire de création de compte. </w:t>
      </w:r>
      <w:r w:rsidR="000A2FA2" w:rsidRPr="007F5636">
        <w:t xml:space="preserve">J’ai </w:t>
      </w:r>
      <w:r w:rsidR="009A22F6" w:rsidRPr="007F5636">
        <w:t>indiqué</w:t>
      </w:r>
      <w:r w:rsidR="000A2FA2" w:rsidRPr="007F5636">
        <w:t xml:space="preserve"> par un</w:t>
      </w:r>
      <w:r w:rsidR="000502B3" w:rsidRPr="007F5636">
        <w:t>e astérisque</w:t>
      </w:r>
      <w:r w:rsidR="000A2FA2" w:rsidRPr="007F5636">
        <w:t xml:space="preserve"> </w:t>
      </w:r>
      <w:r w:rsidR="00E3091B" w:rsidRPr="007F5636">
        <w:t>« </w:t>
      </w:r>
      <w:r w:rsidR="000A2FA2" w:rsidRPr="007F5636">
        <w:t>*</w:t>
      </w:r>
      <w:r w:rsidR="00E3091B" w:rsidRPr="007F5636">
        <w:t> »,</w:t>
      </w:r>
      <w:r w:rsidR="000A2FA2" w:rsidRPr="007F5636">
        <w:t xml:space="preserve"> les champs obligatoire</w:t>
      </w:r>
      <w:r w:rsidR="00E3091B" w:rsidRPr="007F5636">
        <w:t>s</w:t>
      </w:r>
      <w:r w:rsidR="009A22F6" w:rsidRPr="007F5636">
        <w:t xml:space="preserve">. Dans le code j’ai également </w:t>
      </w:r>
      <w:r w:rsidR="00B5759B" w:rsidRPr="007F5636">
        <w:t xml:space="preserve">indiqué </w:t>
      </w:r>
      <w:r w:rsidR="009A22F6" w:rsidRPr="007F5636">
        <w:t>qu’il devait obligatoirement être renseign</w:t>
      </w:r>
      <w:r w:rsidR="00E3091B" w:rsidRPr="007F5636">
        <w:t>é :</w:t>
      </w:r>
    </w:p>
    <w:p w14:paraId="3DF86A28" w14:textId="72E3BA96" w:rsidR="00E3091B" w:rsidRPr="007F5636" w:rsidRDefault="000248CE" w:rsidP="000502B3">
      <w:pPr>
        <w:pStyle w:val="Paragraphedeliste"/>
        <w:numPr>
          <w:ilvl w:val="0"/>
          <w:numId w:val="5"/>
        </w:numPr>
        <w:spacing w:line="360" w:lineRule="auto"/>
        <w:jc w:val="both"/>
      </w:pPr>
      <w:proofErr w:type="gramStart"/>
      <w:r w:rsidRPr="007F5636">
        <w:t>L’Email</w:t>
      </w:r>
      <w:proofErr w:type="gramEnd"/>
      <w:r w:rsidRPr="007F5636">
        <w:t xml:space="preserve"> et le Mot de Passe car ils permettent l’authentification et sans eux vous ne </w:t>
      </w:r>
      <w:r w:rsidR="008A406D" w:rsidRPr="007F5636">
        <w:t>p</w:t>
      </w:r>
      <w:r w:rsidRPr="007F5636">
        <w:t>ouvez avoir accès à votre compte.</w:t>
      </w:r>
    </w:p>
    <w:p w14:paraId="5CC00B4E" w14:textId="0A012721" w:rsidR="00E3091B" w:rsidRPr="007F5636" w:rsidRDefault="00716F9B" w:rsidP="000502B3">
      <w:pPr>
        <w:pStyle w:val="Paragraphedeliste"/>
        <w:numPr>
          <w:ilvl w:val="0"/>
          <w:numId w:val="5"/>
        </w:numPr>
        <w:spacing w:line="360" w:lineRule="auto"/>
        <w:jc w:val="both"/>
      </w:pPr>
      <w:r w:rsidRPr="007F5636">
        <w:lastRenderedPageBreak/>
        <w:t xml:space="preserve">Le Nom </w:t>
      </w:r>
      <w:r w:rsidRPr="007F5636">
        <w:rPr>
          <w:color w:val="FF0000"/>
        </w:rPr>
        <w:t xml:space="preserve">car il </w:t>
      </w:r>
      <w:r w:rsidR="008A406D" w:rsidRPr="007F5636">
        <w:rPr>
          <w:color w:val="FF0000"/>
        </w:rPr>
        <w:t>est</w:t>
      </w:r>
      <w:r w:rsidRPr="007F5636">
        <w:rPr>
          <w:color w:val="FF0000"/>
        </w:rPr>
        <w:t xml:space="preserve"> </w:t>
      </w:r>
      <w:r w:rsidR="004202DF" w:rsidRPr="007F5636">
        <w:rPr>
          <w:color w:val="FF0000"/>
        </w:rPr>
        <w:t>nécessaire</w:t>
      </w:r>
      <w:r w:rsidRPr="007F5636">
        <w:rPr>
          <w:color w:val="FF0000"/>
        </w:rPr>
        <w:t xml:space="preserve"> au </w:t>
      </w:r>
      <w:r w:rsidRPr="007F5636">
        <w:t>bon fonctionnement du projet</w:t>
      </w:r>
      <w:r w:rsidR="004202DF" w:rsidRPr="007F5636">
        <w:t xml:space="preserve"> dans les cas que nous verrons plus tard.</w:t>
      </w:r>
    </w:p>
    <w:p w14:paraId="5EF72941" w14:textId="4E7E8C2C" w:rsidR="004202DF" w:rsidRPr="007F5636" w:rsidRDefault="004202DF" w:rsidP="000502B3">
      <w:pPr>
        <w:pStyle w:val="Paragraphedeliste"/>
        <w:numPr>
          <w:ilvl w:val="0"/>
          <w:numId w:val="5"/>
        </w:numPr>
        <w:spacing w:line="360" w:lineRule="auto"/>
        <w:jc w:val="both"/>
      </w:pPr>
      <w:r w:rsidRPr="007F5636">
        <w:t>Un</w:t>
      </w:r>
      <w:r w:rsidR="00502A8E" w:rsidRPr="007F5636">
        <w:t xml:space="preserve"> lien vers la page de Login est </w:t>
      </w:r>
      <w:r w:rsidR="00711D04" w:rsidRPr="007F5636">
        <w:t xml:space="preserve">également présent si vous possédez déjà un compte et que vous êtes </w:t>
      </w:r>
      <w:r w:rsidR="007C6CEA" w:rsidRPr="007F5636">
        <w:t>arrivé</w:t>
      </w:r>
      <w:r w:rsidR="00711D04" w:rsidRPr="007F5636">
        <w:t xml:space="preserve"> sur cette page par mégarde.</w:t>
      </w:r>
    </w:p>
    <w:p w14:paraId="04B70194" w14:textId="77777777" w:rsidR="006D209B" w:rsidRPr="007F5636" w:rsidRDefault="006D209B" w:rsidP="00804093"/>
    <w:p w14:paraId="30EB3556" w14:textId="77777777" w:rsidR="006D209B" w:rsidRPr="007F5636" w:rsidRDefault="006D209B" w:rsidP="00804093"/>
    <w:p w14:paraId="475D0EA8" w14:textId="77777777" w:rsidR="006D209B" w:rsidRPr="007F5636" w:rsidRDefault="006D209B" w:rsidP="00804093"/>
    <w:p w14:paraId="570805D5" w14:textId="77777777" w:rsidR="00E3091B" w:rsidRPr="007F5636" w:rsidRDefault="00E3091B" w:rsidP="00804093"/>
    <w:p w14:paraId="1C150E33" w14:textId="77777777" w:rsidR="00E3091B" w:rsidRPr="007F5636" w:rsidRDefault="00E3091B" w:rsidP="00804093"/>
    <w:p w14:paraId="36E9019F" w14:textId="77777777" w:rsidR="006D209B" w:rsidRPr="007F5636" w:rsidRDefault="006D209B" w:rsidP="00804093"/>
    <w:p w14:paraId="151C2B0B" w14:textId="74911239" w:rsidR="007C6CEA" w:rsidRPr="007F5636" w:rsidRDefault="00204D40" w:rsidP="004C0695">
      <w:pPr>
        <w:pStyle w:val="Titre2"/>
      </w:pPr>
      <w:bookmarkStart w:id="27" w:name="_Toc165972623"/>
      <w:r w:rsidRPr="007F5636">
        <w:t>Le chat général</w:t>
      </w:r>
      <w:bookmarkEnd w:id="27"/>
    </w:p>
    <w:p w14:paraId="4CC3DC92" w14:textId="23DF8AEF" w:rsidR="007C6CEA" w:rsidRPr="007F5636" w:rsidRDefault="007C6CEA" w:rsidP="00E3091B">
      <w:pPr>
        <w:spacing w:line="360" w:lineRule="auto"/>
        <w:jc w:val="both"/>
      </w:pPr>
    </w:p>
    <w:p w14:paraId="5BD7A590" w14:textId="2A705474" w:rsidR="003F0D98" w:rsidRPr="007F5636" w:rsidRDefault="003F0D98" w:rsidP="00E3091B">
      <w:pPr>
        <w:spacing w:line="360" w:lineRule="auto"/>
        <w:jc w:val="both"/>
        <w:rPr>
          <w:color w:val="FF0000"/>
        </w:rPr>
      </w:pPr>
      <w:r w:rsidRPr="007F5636">
        <w:tab/>
      </w:r>
      <w:r w:rsidR="00E3091B" w:rsidRPr="007F5636">
        <w:t xml:space="preserve">Lorsque </w:t>
      </w:r>
      <w:r w:rsidRPr="007F5636">
        <w:t xml:space="preserve">vous êtes </w:t>
      </w:r>
      <w:r w:rsidR="00772BA2" w:rsidRPr="007F5636">
        <w:t>authentifié</w:t>
      </w:r>
      <w:r w:rsidRPr="007F5636">
        <w:t xml:space="preserve"> </w:t>
      </w:r>
      <w:r w:rsidR="00772BA2" w:rsidRPr="007F5636">
        <w:t xml:space="preserve">vous </w:t>
      </w:r>
      <w:r w:rsidR="00204D40" w:rsidRPr="007F5636">
        <w:rPr>
          <w:color w:val="FF0000"/>
        </w:rPr>
        <w:t>accéder à la page de la discussion instantané général.</w:t>
      </w:r>
      <w:r w:rsidR="00E3091B" w:rsidRPr="007F5636">
        <w:rPr>
          <w:color w:val="FF0000"/>
        </w:rPr>
        <w:t xml:space="preserve"> </w:t>
      </w:r>
      <w:r w:rsidR="00204D40" w:rsidRPr="007F5636">
        <w:rPr>
          <w:color w:val="FF0000"/>
        </w:rPr>
        <w:t>A partir de cette page vous avez la liste des utilisateurs enregistrer permettant d’accéder à la discussion instantanée privée. (</w:t>
      </w:r>
      <w:r w:rsidR="00B24EE7" w:rsidRPr="007F5636">
        <w:rPr>
          <w:color w:val="FF0000"/>
        </w:rPr>
        <w:t>Figure</w:t>
      </w:r>
      <w:r w:rsidR="00204D40" w:rsidRPr="007F5636">
        <w:rPr>
          <w:color w:val="FF0000"/>
        </w:rPr>
        <w:t xml:space="preserve"> 1</w:t>
      </w:r>
      <w:r w:rsidR="007D45A6">
        <w:rPr>
          <w:color w:val="FF0000"/>
        </w:rPr>
        <w:t>0</w:t>
      </w:r>
      <w:r w:rsidR="00204D40" w:rsidRPr="007F5636">
        <w:rPr>
          <w:color w:val="FF0000"/>
        </w:rPr>
        <w:t>) </w:t>
      </w:r>
    </w:p>
    <w:p w14:paraId="01CFA1F4" w14:textId="77777777" w:rsidR="00B24EE7" w:rsidRPr="007F5636" w:rsidRDefault="00B24EE7" w:rsidP="00B24EE7">
      <w:pPr>
        <w:keepNext/>
        <w:jc w:val="center"/>
      </w:pPr>
      <w:r w:rsidRPr="007F5636">
        <w:rPr>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239CD456" w:rsidR="00204D40" w:rsidRPr="007F5636" w:rsidRDefault="00B24EE7" w:rsidP="00B24EE7">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10</w:t>
      </w:r>
      <w:r w:rsidRPr="007F5636">
        <w:fldChar w:fldCharType="end"/>
      </w:r>
      <w:r w:rsidRPr="007F5636">
        <w:t xml:space="preserve"> Chat général</w:t>
      </w:r>
    </w:p>
    <w:p w14:paraId="0F6D108D" w14:textId="62CFFB0F" w:rsidR="00772BA2" w:rsidRPr="007F5636" w:rsidRDefault="00B24EE7" w:rsidP="00E3091B">
      <w:pPr>
        <w:spacing w:line="360" w:lineRule="auto"/>
        <w:ind w:firstLine="720"/>
        <w:jc w:val="both"/>
        <w:rPr>
          <w:color w:val="FF0000"/>
        </w:rPr>
      </w:pPr>
      <w:r w:rsidRPr="007F5636">
        <w:rPr>
          <w:color w:val="FF0000"/>
        </w:rPr>
        <w:lastRenderedPageBreak/>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sidRPr="007F5636">
        <w:rPr>
          <w:color w:val="FF0000"/>
        </w:rPr>
        <w:t>été</w:t>
      </w:r>
      <w:r w:rsidRPr="007F5636">
        <w:rPr>
          <w:color w:val="FF0000"/>
        </w:rPr>
        <w:t xml:space="preserve"> envoyé par l’utilisateur connecté.</w:t>
      </w:r>
    </w:p>
    <w:p w14:paraId="4928C9E6" w14:textId="5634AA48" w:rsidR="00335A69" w:rsidRPr="007F5636" w:rsidRDefault="00335A69" w:rsidP="00E3091B">
      <w:pPr>
        <w:spacing w:line="360" w:lineRule="auto"/>
        <w:ind w:firstLine="720"/>
        <w:jc w:val="both"/>
        <w:rPr>
          <w:color w:val="FF0000"/>
        </w:rPr>
      </w:pPr>
      <w:r w:rsidRPr="007F5636">
        <w:rPr>
          <w:color w:val="FF0000"/>
        </w:rPr>
        <w:t>Également il y a la présence de la liste des utilisateurs enregistrés permettant l’accès à la fenêtre de discussion privé entre l’utilisateur connecter et l’utilisateur choisit dans la liste.</w:t>
      </w:r>
    </w:p>
    <w:p w14:paraId="39BAD186" w14:textId="4F04DA65" w:rsidR="00335A69" w:rsidRPr="007F5636" w:rsidRDefault="00335A69" w:rsidP="00335A69">
      <w:pPr>
        <w:spacing w:line="360" w:lineRule="auto"/>
        <w:ind w:firstLine="720"/>
        <w:jc w:val="both"/>
        <w:rPr>
          <w:color w:val="FF0000"/>
        </w:rPr>
      </w:pPr>
      <w:r w:rsidRPr="007F5636">
        <w:rPr>
          <w:color w:val="FF0000"/>
        </w:rPr>
        <w:t>Au sommet de la fenêtre de discussion, il y a la présence du nom de l’utilisateur connecté.</w:t>
      </w:r>
    </w:p>
    <w:p w14:paraId="36575AC8" w14:textId="5E95ECCF" w:rsidR="00777CED" w:rsidRPr="007F5636" w:rsidRDefault="00E3091B" w:rsidP="00E3091B">
      <w:pPr>
        <w:spacing w:line="360" w:lineRule="auto"/>
        <w:ind w:firstLine="720"/>
        <w:jc w:val="both"/>
        <w:rPr>
          <w:strike/>
          <w:color w:val="FF0000"/>
        </w:rPr>
      </w:pPr>
      <w:r w:rsidRPr="007F5636">
        <w:rPr>
          <w:color w:val="FF0000"/>
        </w:rPr>
        <w:t xml:space="preserve">La figure </w:t>
      </w:r>
      <w:r w:rsidR="00F957AC" w:rsidRPr="007F5636">
        <w:rPr>
          <w:color w:val="FF0000"/>
        </w:rPr>
        <w:t>1</w:t>
      </w:r>
      <w:r w:rsidR="007D45A6">
        <w:rPr>
          <w:color w:val="FF0000"/>
        </w:rPr>
        <w:t>1</w:t>
      </w:r>
      <w:r w:rsidR="00F957AC" w:rsidRPr="007F5636">
        <w:rPr>
          <w:color w:val="FF0000"/>
        </w:rPr>
        <w:t xml:space="preserve"> nous montre la discussion privée entre l’utilisateur Sylvain et Jose. Cette discussion n’est visible que par ces deux utilisateurs.</w:t>
      </w:r>
    </w:p>
    <w:p w14:paraId="15149B39" w14:textId="5FDF6369" w:rsidR="00D41F48" w:rsidRPr="007F5636" w:rsidRDefault="00D41F48" w:rsidP="00093FBF">
      <w:pPr>
        <w:keepNext/>
        <w:jc w:val="center"/>
      </w:pPr>
    </w:p>
    <w:p w14:paraId="618E8DE7" w14:textId="07C860B1" w:rsidR="00F957AC" w:rsidRPr="007F5636" w:rsidRDefault="00CE08B7" w:rsidP="00F957AC">
      <w:pPr>
        <w:keepNext/>
        <w:spacing w:line="360" w:lineRule="auto"/>
        <w:ind w:firstLine="720"/>
        <w:jc w:val="center"/>
      </w:pPr>
      <w:r>
        <w:rPr>
          <w:noProof/>
        </w:rPr>
        <w:drawing>
          <wp:inline distT="0" distB="0" distL="0" distR="0" wp14:anchorId="2D321C7A" wp14:editId="0A82542F">
            <wp:extent cx="5760720" cy="3843020"/>
            <wp:effectExtent l="19050" t="19050" r="11430" b="24130"/>
            <wp:docPr id="14774929"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29" name="Image 3" descr="Une image contenant texte, capture d’écran, logiciel, affichag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a:ln>
                      <a:solidFill>
                        <a:schemeClr val="accent1"/>
                      </a:solidFill>
                    </a:ln>
                  </pic:spPr>
                </pic:pic>
              </a:graphicData>
            </a:graphic>
          </wp:inline>
        </w:drawing>
      </w:r>
    </w:p>
    <w:p w14:paraId="08943886" w14:textId="3E62FEC8" w:rsidR="00004AF9" w:rsidRPr="007F5636" w:rsidRDefault="00F957AC" w:rsidP="00F957AC">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11</w:t>
      </w:r>
      <w:r w:rsidRPr="007F5636">
        <w:fldChar w:fldCharType="end"/>
      </w:r>
      <w:r w:rsidRPr="007F5636">
        <w:t xml:space="preserve"> Chat privé</w:t>
      </w:r>
    </w:p>
    <w:p w14:paraId="47DAEA25" w14:textId="61D0E4F0" w:rsidR="00D41F48" w:rsidRPr="007F5636" w:rsidRDefault="00335A69" w:rsidP="00E3091B">
      <w:pPr>
        <w:spacing w:line="360" w:lineRule="auto"/>
        <w:ind w:firstLine="720"/>
        <w:jc w:val="both"/>
        <w:rPr>
          <w:color w:val="FF0000"/>
        </w:rPr>
      </w:pPr>
      <w:r w:rsidRPr="007F5636">
        <w:rPr>
          <w:color w:val="FF0000"/>
        </w:rPr>
        <w:t>Il y a la présence d’un bouton permettant de revenir sur le chat général.</w:t>
      </w:r>
    </w:p>
    <w:p w14:paraId="1C88E308" w14:textId="77777777" w:rsidR="00E3091B" w:rsidRPr="007F5636" w:rsidRDefault="00E3091B" w:rsidP="00B622D3"/>
    <w:p w14:paraId="123F65AB" w14:textId="6FC41876" w:rsidR="00E3091B" w:rsidRPr="007F5636" w:rsidRDefault="00335A69" w:rsidP="00655CF3">
      <w:pPr>
        <w:pStyle w:val="Titre3"/>
      </w:pPr>
      <w:bookmarkStart w:id="28" w:name="_Toc165972624"/>
      <w:r w:rsidRPr="007F5636">
        <w:t>L’envoie de message</w:t>
      </w:r>
      <w:bookmarkEnd w:id="28"/>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rPr>
          <w:noProof/>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4">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5E2AC837"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12</w:t>
      </w:r>
      <w:r w:rsidRPr="007F5636">
        <w:fldChar w:fldCharType="end"/>
      </w:r>
      <w:r w:rsidRPr="007F5636">
        <w:t xml:space="preserve"> Envoie de message</w:t>
      </w:r>
    </w:p>
    <w:p w14:paraId="4BCE6DA8" w14:textId="08A24B6A" w:rsidR="00464257" w:rsidRPr="007F5636" w:rsidRDefault="00F725A5" w:rsidP="00F725A5">
      <w:pPr>
        <w:spacing w:line="360" w:lineRule="auto"/>
        <w:ind w:firstLine="720"/>
        <w:jc w:val="both"/>
      </w:pPr>
      <w:r w:rsidRPr="007F5636">
        <w:rPr>
          <w:color w:val="FF0000"/>
        </w:rPr>
        <w:t>Ce formulaire (Figure 1</w:t>
      </w:r>
      <w:r w:rsidR="007D45A6">
        <w:rPr>
          <w:color w:val="FF0000"/>
        </w:rPr>
        <w:t>2</w:t>
      </w:r>
      <w:r w:rsidRPr="007F5636">
        <w:rPr>
          <w:color w:val="FF0000"/>
        </w:rPr>
        <w:t>) permet d’envoyer le message souhaité avec la possibilité de joindre une image. Le message et le lien avec l’image potentiel est enregistré en BDD.</w:t>
      </w:r>
    </w:p>
    <w:p w14:paraId="2260B642" w14:textId="30F7C916" w:rsidR="00382DF6" w:rsidRPr="007F5636" w:rsidRDefault="00382DF6" w:rsidP="00214FC9">
      <w:pPr>
        <w:pStyle w:val="Titre3"/>
      </w:pPr>
      <w:bookmarkStart w:id="29" w:name="_Toc165972625"/>
      <w:r w:rsidRPr="007F5636">
        <w:t>Le controller</w:t>
      </w:r>
      <w:bookmarkEnd w:id="29"/>
    </w:p>
    <w:p w14:paraId="2A526EE7" w14:textId="77777777" w:rsidR="00382DF6" w:rsidRPr="007F5636" w:rsidRDefault="00382DF6" w:rsidP="00382DF6"/>
    <w:p w14:paraId="2D798EBD" w14:textId="30D520A6" w:rsidR="00382DF6" w:rsidRPr="007F5636" w:rsidRDefault="00B932A3" w:rsidP="00D37A69">
      <w:pPr>
        <w:spacing w:line="360" w:lineRule="auto"/>
        <w:ind w:firstLine="720"/>
        <w:jc w:val="both"/>
      </w:pPr>
      <w:r w:rsidRPr="007F5636">
        <w:t xml:space="preserve">En suivant la méthode </w:t>
      </w:r>
      <w:r w:rsidR="007D45A6">
        <w:t>MVC</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7A6A31D"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13</w:t>
      </w:r>
      <w:r w:rsidRPr="007F5636">
        <w:fldChar w:fldCharType="end"/>
      </w:r>
      <w:r w:rsidRPr="007F5636">
        <w:t xml:space="preserve"> ChatController</w:t>
      </w:r>
    </w:p>
    <w:p w14:paraId="634E8BB4" w14:textId="77777777" w:rsidR="00B622D3" w:rsidRPr="007F5636" w:rsidRDefault="00B622D3" w:rsidP="00382DF6">
      <w:pPr>
        <w:rPr>
          <w:color w:val="70AD47" w:themeColor="accent6"/>
        </w:rPr>
      </w:pPr>
    </w:p>
    <w:p w14:paraId="1125B9B0"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230C0563" w14:textId="126AB096" w:rsidR="00655CF3" w:rsidRPr="00655CF3" w:rsidRDefault="00655CF3" w:rsidP="00382DF6">
      <w:pPr>
        <w:rPr>
          <w:color w:val="FF0000"/>
        </w:rPr>
      </w:pPr>
      <w:r>
        <w:rPr>
          <w:color w:val="FF0000"/>
        </w:rPr>
        <w:tab/>
        <w:t>Sur cette figure nous pouvons voir la fonction qui récupère les messages dans la BDD avec l’aide du model. Elle vérifie où se situe l’utilisateur</w:t>
      </w:r>
      <w:r w:rsidR="000475F7">
        <w:rPr>
          <w:color w:val="FF0000"/>
        </w:rPr>
        <w:t xml:space="preserve"> (chat général ou salon privé) et récupères les messages en conséquence.</w:t>
      </w:r>
    </w:p>
    <w:p w14:paraId="3A576490" w14:textId="77777777" w:rsidR="00B622D3" w:rsidRPr="007F5636" w:rsidRDefault="00B622D3" w:rsidP="00382DF6">
      <w:pPr>
        <w:rPr>
          <w:color w:val="70AD47" w:themeColor="accent6"/>
        </w:rPr>
      </w:pPr>
    </w:p>
    <w:p w14:paraId="4B05D7BE" w14:textId="77777777" w:rsidR="00F725A5" w:rsidRPr="007F5636" w:rsidRDefault="00F725A5" w:rsidP="00382DF6">
      <w:pPr>
        <w:rPr>
          <w:color w:val="70AD47" w:themeColor="accent6"/>
        </w:rPr>
      </w:pPr>
    </w:p>
    <w:p w14:paraId="3EE683D7" w14:textId="77777777" w:rsidR="00F725A5" w:rsidRPr="007F5636" w:rsidRDefault="00F725A5" w:rsidP="00382DF6">
      <w:pPr>
        <w:rPr>
          <w:color w:val="70AD47" w:themeColor="accent6"/>
        </w:rPr>
      </w:pPr>
    </w:p>
    <w:p w14:paraId="02B96C25" w14:textId="3D0CF957" w:rsidR="00D504A6" w:rsidRPr="007F5636" w:rsidRDefault="00D504A6" w:rsidP="00214FC9">
      <w:pPr>
        <w:pStyle w:val="Titre3"/>
      </w:pPr>
      <w:bookmarkStart w:id="30" w:name="_Toc165972626"/>
      <w:r w:rsidRPr="007F5636">
        <w:t>Le Model</w:t>
      </w:r>
      <w:bookmarkEnd w:id="30"/>
    </w:p>
    <w:p w14:paraId="16BFEDA1" w14:textId="77777777" w:rsidR="00D504A6" w:rsidRPr="007F5636" w:rsidRDefault="00D504A6" w:rsidP="00D504A6">
      <w:pPr>
        <w:rPr>
          <w:color w:val="70AD47" w:themeColor="accent6"/>
        </w:rPr>
      </w:pPr>
    </w:p>
    <w:p w14:paraId="1E5D5AE0" w14:textId="1DE3B6F3" w:rsidR="00970F04" w:rsidRPr="007F5636" w:rsidRDefault="00970F04" w:rsidP="00D37A69">
      <w:pPr>
        <w:spacing w:line="360" w:lineRule="auto"/>
        <w:ind w:firstLine="720"/>
        <w:jc w:val="both"/>
      </w:pPr>
      <w:r w:rsidRPr="007F5636">
        <w:t>Pour finir</w:t>
      </w:r>
      <w:r w:rsidR="00D37A69" w:rsidRPr="007F5636">
        <w:t>,</w:t>
      </w:r>
      <w:r w:rsidRPr="007F5636">
        <w:t xml:space="preserve"> il y a aussi la présence du Model qui sert de lien entre le Controller e</w:t>
      </w:r>
      <w:r w:rsidR="00D37A69" w:rsidRPr="007F5636">
        <w:t>t</w:t>
      </w:r>
      <w:r w:rsidRPr="007F5636">
        <w:t xml:space="preserve"> la Base De Données</w:t>
      </w:r>
      <w:r w:rsidR="00D37A69" w:rsidRPr="007F5636">
        <w:t xml:space="preserve"> (figure </w:t>
      </w:r>
      <w:r w:rsidR="0057246A" w:rsidRPr="007F5636">
        <w:t>1</w:t>
      </w:r>
      <w:r w:rsidR="007D45A6">
        <w:t>4</w:t>
      </w:r>
      <w:r w:rsidR="00D37A69" w:rsidRPr="007F5636">
        <w:t>).</w:t>
      </w:r>
    </w:p>
    <w:p w14:paraId="22EBFBA0" w14:textId="77777777" w:rsidR="0057246A" w:rsidRPr="007F5636" w:rsidRDefault="0057246A" w:rsidP="0057246A">
      <w:pPr>
        <w:keepNext/>
        <w:jc w:val="center"/>
      </w:pPr>
      <w:r w:rsidRPr="007F5636">
        <w:rPr>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505F3A1B"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31" w:name="_Toc165972627"/>
      <w:r w:rsidRPr="007F5636">
        <w:t>Gestion des</w:t>
      </w:r>
      <w:commentRangeStart w:id="32"/>
      <w:r w:rsidR="00464257" w:rsidRPr="007F5636">
        <w:t xml:space="preserve"> utilisateurs</w:t>
      </w:r>
      <w:commentRangeEnd w:id="32"/>
      <w:r w:rsidR="002E3E04" w:rsidRPr="007F5636">
        <w:rPr>
          <w:rStyle w:val="Marquedecommentaire"/>
          <w:rFonts w:asciiTheme="minorHAnsi" w:eastAsiaTheme="minorHAnsi" w:hAnsiTheme="minorHAnsi" w:cstheme="minorBidi"/>
          <w:b w:val="0"/>
          <w:color w:val="auto"/>
          <w:u w:val="none"/>
        </w:rPr>
        <w:commentReference w:id="32"/>
      </w:r>
      <w:bookmarkEnd w:id="31"/>
    </w:p>
    <w:p w14:paraId="650B7EFA" w14:textId="45DE67C8" w:rsidR="00512820" w:rsidRPr="007F5636" w:rsidRDefault="00512820" w:rsidP="00214FC9">
      <w:pPr>
        <w:pStyle w:val="Titre3"/>
      </w:pPr>
      <w:bookmarkStart w:id="33" w:name="_Toc165972628"/>
      <w:r w:rsidRPr="007F5636">
        <w:t>La création</w:t>
      </w:r>
      <w:bookmarkEnd w:id="33"/>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59354CFD" w:rsidR="00AB4043" w:rsidRPr="007F5636" w:rsidRDefault="00AB4043" w:rsidP="00D403E8">
      <w:pPr>
        <w:spacing w:line="360" w:lineRule="auto"/>
        <w:jc w:val="both"/>
      </w:pPr>
      <w:r w:rsidRPr="007F5636">
        <w:tab/>
      </w:r>
      <w:r w:rsidR="0057246A" w:rsidRPr="007F5636">
        <w:rPr>
          <w:color w:val="FF0000"/>
        </w:rPr>
        <w:t xml:space="preserve">Ces deux routes permettent la création d’un compte utilisateur. La première permet d’avoir accès à la vue de création et la seconde de sauvegarder les informations fournit en </w:t>
      </w:r>
      <w:r w:rsidR="008E1330" w:rsidRPr="007F5636">
        <w:rPr>
          <w:color w:val="FF0000"/>
        </w:rPr>
        <w:t>BDD.</w:t>
      </w:r>
      <w:r w:rsidR="008E1330">
        <w:rPr>
          <w:color w:val="FF0000"/>
        </w:rPr>
        <w:t xml:space="preserve"> (</w:t>
      </w:r>
      <w:r w:rsidR="007D45A6">
        <w:rPr>
          <w:color w:val="FF0000"/>
        </w:rPr>
        <w:t>Figure 15)</w:t>
      </w:r>
    </w:p>
    <w:p w14:paraId="5E171874" w14:textId="77777777" w:rsidR="0057246A" w:rsidRPr="007F5636" w:rsidRDefault="0057246A" w:rsidP="0057246A">
      <w:pPr>
        <w:keepNext/>
        <w:jc w:val="center"/>
      </w:pPr>
      <w:r w:rsidRPr="007F5636">
        <w:rPr>
          <w:noProof/>
        </w:rPr>
        <w:lastRenderedPageBreak/>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41A640C6" w:rsidR="00FF056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15</w:t>
      </w:r>
      <w:r w:rsidRPr="007F5636">
        <w:fldChar w:fldCharType="end"/>
      </w:r>
      <w:r w:rsidRPr="007F5636">
        <w:t xml:space="preserve"> Route register</w:t>
      </w:r>
    </w:p>
    <w:p w14:paraId="1B5EC08A" w14:textId="77777777" w:rsidR="0057246A" w:rsidRPr="007F5636" w:rsidRDefault="0057246A" w:rsidP="00214FC9">
      <w:pPr>
        <w:pStyle w:val="Titre4"/>
      </w:pPr>
    </w:p>
    <w:p w14:paraId="1E27F451" w14:textId="77777777" w:rsidR="0057246A" w:rsidRPr="007F5636" w:rsidRDefault="0057246A" w:rsidP="00214FC9">
      <w:pPr>
        <w:pStyle w:val="Titre4"/>
      </w:pPr>
    </w:p>
    <w:p w14:paraId="5E923E06" w14:textId="77777777" w:rsidR="0057246A" w:rsidRPr="007F5636" w:rsidRDefault="0057246A" w:rsidP="00214FC9">
      <w:pPr>
        <w:pStyle w:val="Titre4"/>
      </w:pPr>
    </w:p>
    <w:p w14:paraId="76BA21BE" w14:textId="77777777" w:rsidR="0057246A" w:rsidRPr="007F5636" w:rsidRDefault="0057246A" w:rsidP="00214FC9">
      <w:pPr>
        <w:pStyle w:val="Titre4"/>
      </w:pPr>
    </w:p>
    <w:p w14:paraId="02D1AA81" w14:textId="77777777" w:rsidR="0057246A" w:rsidRPr="007F5636" w:rsidRDefault="0057246A" w:rsidP="00214FC9">
      <w:pPr>
        <w:pStyle w:val="Titre4"/>
      </w:pPr>
    </w:p>
    <w:p w14:paraId="769BFF97" w14:textId="6B7B09CC" w:rsidR="00D403E8" w:rsidRPr="007F5636" w:rsidRDefault="003F19AE" w:rsidP="00655CF3">
      <w:pPr>
        <w:pStyle w:val="Titre4"/>
      </w:pPr>
      <w:r w:rsidRPr="007F5636">
        <w:t xml:space="preserve">Le </w:t>
      </w:r>
      <w:r w:rsidR="00486937" w:rsidRPr="007F5636">
        <w:t>controller</w:t>
      </w:r>
    </w:p>
    <w:p w14:paraId="765F0E78" w14:textId="77777777" w:rsidR="0057246A" w:rsidRPr="007F5636" w:rsidRDefault="0057246A" w:rsidP="0057246A">
      <w:pPr>
        <w:keepNext/>
        <w:jc w:val="center"/>
      </w:pPr>
      <w:r w:rsidRPr="007F5636">
        <w:rPr>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25928A25" w:rsidR="004A3B4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16</w:t>
      </w:r>
      <w:r w:rsidRPr="007F5636">
        <w:fldChar w:fldCharType="end"/>
      </w:r>
      <w:r w:rsidRPr="007F5636">
        <w:t xml:space="preserve"> Create account</w:t>
      </w:r>
    </w:p>
    <w:p w14:paraId="23701A54" w14:textId="77777777" w:rsidR="00004AF9" w:rsidRPr="007F5636" w:rsidRDefault="00CE4B54" w:rsidP="00D403E8">
      <w:pPr>
        <w:spacing w:line="360" w:lineRule="auto"/>
        <w:jc w:val="both"/>
      </w:pPr>
      <w:r w:rsidRPr="007F5636">
        <w:tab/>
      </w:r>
    </w:p>
    <w:p w14:paraId="006A30FB" w14:textId="546BAB05" w:rsidR="00791E4F" w:rsidRPr="007F5636" w:rsidRDefault="00E62E7D" w:rsidP="00B622D3">
      <w:pPr>
        <w:spacing w:line="360" w:lineRule="auto"/>
        <w:ind w:firstLine="720"/>
        <w:jc w:val="both"/>
        <w:rPr>
          <w:color w:val="FF0000"/>
        </w:rPr>
      </w:pPr>
      <w:commentRangeStart w:id="34"/>
      <w:r w:rsidRPr="007F5636">
        <w:rPr>
          <w:color w:val="FF0000"/>
        </w:rPr>
        <w:lastRenderedPageBreak/>
        <w:t>Nous pouvons voir (Figure 1</w:t>
      </w:r>
      <w:r w:rsidR="007D45A6">
        <w:rPr>
          <w:color w:val="FF0000"/>
        </w:rPr>
        <w:t>6</w:t>
      </w:r>
      <w:r w:rsidRPr="007F5636">
        <w:rPr>
          <w:color w:val="FF0000"/>
        </w:rPr>
        <w:t xml:space="preserve">) la présence des différentes fonctions nécessaire à la création d’un compte. Les différentes règles de validation sont également présentes. </w:t>
      </w:r>
      <w:commentRangeEnd w:id="34"/>
      <w:r w:rsidR="002E3E04" w:rsidRPr="007F5636">
        <w:rPr>
          <w:rStyle w:val="Marquedecommentaire"/>
        </w:rPr>
        <w:commentReference w:id="34"/>
      </w:r>
    </w:p>
    <w:p w14:paraId="4F25B667" w14:textId="77777777" w:rsidR="007D45A6" w:rsidRDefault="00791E4F" w:rsidP="00B622D3">
      <w:pPr>
        <w:spacing w:line="360" w:lineRule="auto"/>
        <w:ind w:firstLine="720"/>
        <w:jc w:val="both"/>
        <w:rPr>
          <w:color w:val="FF0000"/>
        </w:rPr>
      </w:pPr>
      <w:r w:rsidRPr="007F5636">
        <w:rPr>
          <w:color w:val="FF0000"/>
        </w:rPr>
        <w:t xml:space="preserve">Voyons ce qui est mis en place pour les </w:t>
      </w:r>
      <w:proofErr w:type="gramStart"/>
      <w:r w:rsidRPr="007F5636">
        <w:rPr>
          <w:color w:val="FF0000"/>
        </w:rPr>
        <w:t>emails</w:t>
      </w:r>
      <w:proofErr w:type="gramEnd"/>
      <w:r w:rsidR="007D45A6">
        <w:rPr>
          <w:color w:val="FF0000"/>
        </w:rPr>
        <w:t> :</w:t>
      </w:r>
    </w:p>
    <w:p w14:paraId="780BE847" w14:textId="6A7887DC" w:rsidR="007D45A6" w:rsidRDefault="00791E4F" w:rsidP="007D45A6">
      <w:pPr>
        <w:pStyle w:val="Paragraphedeliste"/>
        <w:numPr>
          <w:ilvl w:val="0"/>
          <w:numId w:val="5"/>
        </w:numPr>
        <w:spacing w:line="360" w:lineRule="auto"/>
        <w:jc w:val="both"/>
        <w:rPr>
          <w:color w:val="FF0000"/>
        </w:rPr>
      </w:pPr>
      <w:r w:rsidRPr="007D45A6">
        <w:rPr>
          <w:color w:val="FF0000"/>
        </w:rPr>
        <w:t xml:space="preserve">La présence d’un </w:t>
      </w:r>
      <w:proofErr w:type="gramStart"/>
      <w:r w:rsidRPr="007D45A6">
        <w:rPr>
          <w:color w:val="FF0000"/>
        </w:rPr>
        <w:t>email</w:t>
      </w:r>
      <w:proofErr w:type="gramEnd"/>
      <w:r w:rsidRPr="007D45A6">
        <w:rPr>
          <w:color w:val="FF0000"/>
        </w:rPr>
        <w:t xml:space="preserve"> est obligatoire grâce</w:t>
      </w:r>
      <w:r w:rsidR="00BF5A68" w:rsidRPr="007D45A6">
        <w:rPr>
          <w:color w:val="FF0000"/>
        </w:rPr>
        <w:t xml:space="preserve"> à</w:t>
      </w:r>
      <w:r w:rsidRPr="007D45A6">
        <w:rPr>
          <w:color w:val="FF0000"/>
        </w:rPr>
        <w:t xml:space="preserve"> la règle « required »</w:t>
      </w:r>
    </w:p>
    <w:p w14:paraId="35E1F9C0" w14:textId="397C23DC" w:rsidR="007D45A6" w:rsidRDefault="007D45A6" w:rsidP="007D45A6">
      <w:pPr>
        <w:pStyle w:val="Paragraphedeliste"/>
        <w:numPr>
          <w:ilvl w:val="0"/>
          <w:numId w:val="5"/>
        </w:numPr>
        <w:spacing w:line="360" w:lineRule="auto"/>
        <w:jc w:val="both"/>
        <w:rPr>
          <w:color w:val="FF0000"/>
        </w:rPr>
      </w:pPr>
      <w:proofErr w:type="gramStart"/>
      <w:r w:rsidRPr="007D45A6">
        <w:rPr>
          <w:color w:val="FF0000"/>
        </w:rPr>
        <w:t>L’email</w:t>
      </w:r>
      <w:proofErr w:type="gramEnd"/>
      <w:r w:rsidR="00791E4F" w:rsidRPr="007D45A6">
        <w:rPr>
          <w:color w:val="FF0000"/>
        </w:rPr>
        <w:t xml:space="preserve"> doit être dans le format conforme grâce à la </w:t>
      </w:r>
      <w:r w:rsidR="00BF5A68" w:rsidRPr="007D45A6">
        <w:rPr>
          <w:color w:val="FF0000"/>
        </w:rPr>
        <w:t>règle « valid_email »</w:t>
      </w:r>
    </w:p>
    <w:p w14:paraId="7F28FD8F" w14:textId="41D3973B" w:rsidR="00D403E8" w:rsidRPr="007D45A6" w:rsidRDefault="007D45A6" w:rsidP="007D45A6">
      <w:pPr>
        <w:pStyle w:val="Paragraphedeliste"/>
        <w:numPr>
          <w:ilvl w:val="0"/>
          <w:numId w:val="5"/>
        </w:numPr>
        <w:spacing w:line="360" w:lineRule="auto"/>
        <w:jc w:val="both"/>
        <w:rPr>
          <w:color w:val="FF0000"/>
        </w:rPr>
      </w:pPr>
      <w:r w:rsidRPr="007D45A6">
        <w:rPr>
          <w:color w:val="FF0000"/>
        </w:rPr>
        <w:t>L’email</w:t>
      </w:r>
      <w:r w:rsidR="00BF5A68" w:rsidRPr="007D45A6">
        <w:rPr>
          <w:color w:val="FF0000"/>
        </w:rPr>
        <w:t xml:space="preserve"> ne dois pas être déjà présent dans la BDD grâce à « is_unique[</w:t>
      </w:r>
      <w:proofErr w:type="gramStart"/>
      <w:r w:rsidR="00BF5A68" w:rsidRPr="007D45A6">
        <w:rPr>
          <w:color w:val="FF0000"/>
        </w:rPr>
        <w:t>users.email</w:t>
      </w:r>
      <w:proofErr w:type="gramEnd"/>
      <w:r w:rsidR="00BF5A68" w:rsidRPr="007D45A6">
        <w:rPr>
          <w:color w:val="FF0000"/>
        </w:rPr>
        <w:t>] » cette règle vérifie la présence de l’email dans la table users.</w:t>
      </w:r>
    </w:p>
    <w:p w14:paraId="0C107820" w14:textId="0B2DFD98" w:rsidR="00BF5A68" w:rsidRPr="007F5636" w:rsidRDefault="00BF5A68" w:rsidP="00B622D3">
      <w:pPr>
        <w:spacing w:line="360" w:lineRule="auto"/>
        <w:ind w:firstLine="720"/>
        <w:jc w:val="both"/>
        <w:rPr>
          <w:color w:val="FF0000"/>
        </w:rPr>
      </w:pPr>
      <w:r w:rsidRPr="007F5636">
        <w:rPr>
          <w:color w:val="FF0000"/>
        </w:rPr>
        <w:t xml:space="preserve">Grâce à cela, nous pouvons définir des messages d’erreur personnalisé pour chaque règle de validation et permettre </w:t>
      </w:r>
    </w:p>
    <w:p w14:paraId="74B49F17" w14:textId="77777777" w:rsidR="00CA73DB" w:rsidRPr="007F5636" w:rsidRDefault="00CA73DB" w:rsidP="004A3B4C"/>
    <w:p w14:paraId="0D4EAFA3" w14:textId="0C72369B" w:rsidR="008C5413" w:rsidRPr="007F5636" w:rsidRDefault="008C5413" w:rsidP="00214FC9">
      <w:pPr>
        <w:pStyle w:val="Titre4"/>
      </w:pPr>
      <w:r w:rsidRPr="007F5636">
        <w:t>Le model</w:t>
      </w:r>
    </w:p>
    <w:p w14:paraId="46DBC6B1" w14:textId="0B824BF7" w:rsidR="008C5413" w:rsidRPr="007F5636" w:rsidRDefault="008F4554" w:rsidP="008C5413">
      <w:r w:rsidRPr="007F5636">
        <w:tab/>
      </w:r>
    </w:p>
    <w:p w14:paraId="06DE58EC" w14:textId="7C1EEE62" w:rsidR="008257D8" w:rsidRPr="007F5636" w:rsidRDefault="00AC5F71" w:rsidP="00E62E7D">
      <w:pPr>
        <w:spacing w:line="360" w:lineRule="auto"/>
        <w:jc w:val="both"/>
        <w:rPr>
          <w:color w:val="FF0000"/>
        </w:rPr>
      </w:pPr>
      <w:r w:rsidRPr="007F5636">
        <w:tab/>
      </w:r>
      <w:r w:rsidR="00E62E7D" w:rsidRPr="007F5636">
        <w:rPr>
          <w:color w:val="FF0000"/>
        </w:rPr>
        <w:t xml:space="preserve">Grace </w:t>
      </w:r>
      <w:r w:rsidR="004652A0" w:rsidRPr="007F5636">
        <w:rPr>
          <w:color w:val="FF0000"/>
        </w:rPr>
        <w:t>à CodeIgniter, il suffit de renseigner seulement les informations essentielles qui pourront être utilisé plus tard en effectuant toutes modifications ou actions voulues.</w:t>
      </w:r>
      <w:r w:rsidR="007D45A6">
        <w:rPr>
          <w:color w:val="FF0000"/>
        </w:rPr>
        <w:t xml:space="preserve"> (Figure 17)</w:t>
      </w:r>
    </w:p>
    <w:p w14:paraId="791D4E39" w14:textId="77777777" w:rsidR="00E62E7D" w:rsidRPr="007F5636" w:rsidRDefault="00E62E7D" w:rsidP="00E62E7D">
      <w:pPr>
        <w:keepNext/>
        <w:jc w:val="center"/>
      </w:pPr>
      <w:r w:rsidRPr="007F5636">
        <w:rPr>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3206FB07" w:rsidR="004927B5" w:rsidRPr="007F5636" w:rsidRDefault="00E62E7D"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17</w:t>
      </w:r>
      <w:r w:rsidRPr="007F5636">
        <w:fldChar w:fldCharType="end"/>
      </w:r>
      <w:r w:rsidRPr="007F5636">
        <w:t xml:space="preserve"> Model</w:t>
      </w:r>
    </w:p>
    <w:p w14:paraId="06B46383" w14:textId="77777777" w:rsidR="004652A0" w:rsidRPr="007F5636" w:rsidRDefault="004652A0" w:rsidP="004652A0"/>
    <w:p w14:paraId="0F9343C3" w14:textId="77777777" w:rsidR="00672EBE" w:rsidRPr="007F5636" w:rsidRDefault="00672EBE" w:rsidP="004652A0"/>
    <w:p w14:paraId="15EF19BB" w14:textId="77777777" w:rsidR="00672EBE" w:rsidRPr="007F5636" w:rsidRDefault="00672EBE" w:rsidP="004652A0"/>
    <w:p w14:paraId="6B61EEBC" w14:textId="77777777" w:rsidR="00672EBE" w:rsidRPr="007F5636" w:rsidRDefault="00672EBE" w:rsidP="004652A0"/>
    <w:p w14:paraId="41375CB4" w14:textId="77777777" w:rsidR="00672EBE" w:rsidRPr="007F5636" w:rsidRDefault="00672EBE" w:rsidP="004652A0"/>
    <w:p w14:paraId="3CB7D6E9" w14:textId="0081E1A3" w:rsidR="0048395F" w:rsidRPr="007F5636" w:rsidRDefault="0048395F" w:rsidP="00214FC9">
      <w:pPr>
        <w:pStyle w:val="Titre4"/>
      </w:pPr>
      <w:r w:rsidRPr="007F5636">
        <w:lastRenderedPageBreak/>
        <w:t>Les vues</w:t>
      </w:r>
    </w:p>
    <w:p w14:paraId="2B66F453" w14:textId="77777777" w:rsidR="004927B5" w:rsidRPr="007F5636" w:rsidRDefault="004927B5" w:rsidP="004927B5"/>
    <w:p w14:paraId="2CB85019" w14:textId="77777777" w:rsidR="004652A0" w:rsidRPr="007F5636" w:rsidRDefault="004652A0" w:rsidP="004652A0">
      <w:pPr>
        <w:keepNext/>
        <w:jc w:val="center"/>
      </w:pPr>
      <w:r w:rsidRPr="007F5636">
        <w:rPr>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27BB8D35" w:rsidR="00E004F7" w:rsidRPr="007F5636"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18</w:t>
      </w:r>
      <w:r w:rsidRPr="007F5636">
        <w:fldChar w:fldCharType="end"/>
      </w:r>
      <w:r w:rsidRPr="007F5636">
        <w:t xml:space="preserve"> Vue Register</w:t>
      </w:r>
    </w:p>
    <w:p w14:paraId="2161AEC2" w14:textId="68AC8A30" w:rsidR="00CE50F3" w:rsidRPr="007F5636" w:rsidRDefault="004652A0" w:rsidP="004927B5">
      <w:pPr>
        <w:spacing w:line="360" w:lineRule="auto"/>
        <w:ind w:firstLine="720"/>
        <w:jc w:val="both"/>
        <w:rPr>
          <w:color w:val="FF0000"/>
        </w:rPr>
      </w:pPr>
      <w:r w:rsidRPr="007F5636">
        <w:rPr>
          <w:color w:val="FF0000"/>
        </w:rPr>
        <w:t>La figure 1</w:t>
      </w:r>
      <w:r w:rsidR="007D45A6">
        <w:rPr>
          <w:color w:val="FF0000"/>
        </w:rPr>
        <w:t>8</w:t>
      </w:r>
      <w:r w:rsidRPr="007F5636">
        <w:rPr>
          <w:color w:val="FF0000"/>
        </w:rPr>
        <w:t xml:space="preserve"> montre la vue de la création de compte. Celle-ci est faites via Twig avec la possibilité d’afficher les erreurs </w:t>
      </w:r>
      <w:r w:rsidR="002E2DFC" w:rsidRPr="007F5636">
        <w:rPr>
          <w:color w:val="FF0000"/>
        </w:rPr>
        <w:t>s’il</w:t>
      </w:r>
      <w:r w:rsidRPr="007F5636">
        <w:rPr>
          <w:color w:val="FF0000"/>
        </w:rPr>
        <w:t xml:space="preserve"> y en a présente.</w:t>
      </w:r>
    </w:p>
    <w:p w14:paraId="1BA048FA" w14:textId="77777777" w:rsidR="002E2DFC" w:rsidRPr="007F5636" w:rsidRDefault="002E2DFC" w:rsidP="002E2DFC">
      <w:pPr>
        <w:keepNext/>
        <w:jc w:val="center"/>
      </w:pPr>
      <w:r w:rsidRPr="007F5636">
        <w:rPr>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095D76E9"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19</w:t>
      </w:r>
      <w:r w:rsidRPr="007F5636">
        <w:fldChar w:fldCharType="end"/>
      </w:r>
      <w:r w:rsidRPr="007F5636">
        <w:t xml:space="preserve"> Vue LogIn</w:t>
      </w:r>
    </w:p>
    <w:p w14:paraId="3B54697B" w14:textId="36B5039D" w:rsidR="006F7FF5" w:rsidRPr="007F5636" w:rsidRDefault="00243E5C" w:rsidP="004927B5">
      <w:pPr>
        <w:spacing w:line="360" w:lineRule="auto"/>
        <w:jc w:val="both"/>
      </w:pPr>
      <w:r w:rsidRPr="007F5636">
        <w:tab/>
      </w:r>
      <w:r w:rsidR="002E2DFC" w:rsidRPr="007F5636">
        <w:rPr>
          <w:color w:val="FF0000"/>
        </w:rPr>
        <w:t xml:space="preserve">La figure </w:t>
      </w:r>
      <w:r w:rsidR="007D45A6">
        <w:rPr>
          <w:color w:val="FF0000"/>
        </w:rPr>
        <w:t>19</w:t>
      </w:r>
      <w:r w:rsidR="002E2DFC" w:rsidRPr="007F5636">
        <w:rPr>
          <w:color w:val="FF0000"/>
        </w:rPr>
        <w:t xml:space="preserve"> montre la vue qui permet de s’authentifier au chat.</w:t>
      </w:r>
    </w:p>
    <w:p w14:paraId="2359B3B5" w14:textId="77777777" w:rsidR="00B622D3" w:rsidRPr="007F5636" w:rsidRDefault="00B622D3" w:rsidP="004927B5">
      <w:pPr>
        <w:spacing w:line="360" w:lineRule="auto"/>
        <w:jc w:val="both"/>
      </w:pPr>
    </w:p>
    <w:p w14:paraId="293267ED" w14:textId="4ACFFF1C" w:rsidR="007F5F6C" w:rsidRPr="007F5636" w:rsidRDefault="007F5F6C" w:rsidP="00214FC9">
      <w:pPr>
        <w:pStyle w:val="Titre2"/>
        <w:rPr>
          <w:color w:val="FF0000"/>
        </w:rPr>
      </w:pPr>
      <w:bookmarkStart w:id="35" w:name="_Toc165972629"/>
      <w:commentRangeStart w:id="36"/>
      <w:r w:rsidRPr="007F5636">
        <w:t xml:space="preserve">Les </w:t>
      </w:r>
      <w:r w:rsidR="002E2DFC" w:rsidRPr="007F5636">
        <w:t>Messages</w:t>
      </w:r>
      <w:commentRangeEnd w:id="36"/>
      <w:r w:rsidR="002E3E04" w:rsidRPr="007F5636">
        <w:rPr>
          <w:rStyle w:val="Marquedecommentaire"/>
          <w:rFonts w:asciiTheme="minorHAnsi" w:eastAsiaTheme="minorHAnsi" w:hAnsiTheme="minorHAnsi" w:cstheme="minorBidi"/>
          <w:b w:val="0"/>
          <w:color w:val="auto"/>
          <w:u w:val="none"/>
        </w:rPr>
        <w:commentReference w:id="36"/>
      </w:r>
      <w:r w:rsidR="00BF5A68" w:rsidRPr="007F5636">
        <w:t xml:space="preserve"> de la discussion</w:t>
      </w:r>
      <w:bookmarkEnd w:id="35"/>
    </w:p>
    <w:p w14:paraId="10B33F3B" w14:textId="43E00B40" w:rsidR="00937DFB" w:rsidRPr="007F5636" w:rsidRDefault="00937DFB" w:rsidP="00214FC9">
      <w:pPr>
        <w:pStyle w:val="Titre3"/>
      </w:pPr>
      <w:bookmarkStart w:id="37" w:name="_Toc165972630"/>
      <w:r w:rsidRPr="007F5636">
        <w:t>La création</w:t>
      </w:r>
      <w:bookmarkEnd w:id="37"/>
    </w:p>
    <w:p w14:paraId="2B166D26" w14:textId="77777777" w:rsidR="00890614" w:rsidRPr="007F5636" w:rsidRDefault="00890614" w:rsidP="004927B5">
      <w:pPr>
        <w:spacing w:line="360" w:lineRule="auto"/>
        <w:jc w:val="both"/>
      </w:pPr>
    </w:p>
    <w:p w14:paraId="4CD08EFA" w14:textId="7237C63B" w:rsidR="00B622D3" w:rsidRDefault="00890614" w:rsidP="004927B5">
      <w:pPr>
        <w:spacing w:line="360" w:lineRule="auto"/>
        <w:jc w:val="both"/>
      </w:pPr>
      <w:r w:rsidRPr="007F5636">
        <w:tab/>
        <w:t xml:space="preserve">Pour créer des </w:t>
      </w:r>
      <w:r w:rsidR="002E2DFC" w:rsidRPr="007F5636">
        <w:rPr>
          <w:color w:val="FF0000"/>
        </w:rPr>
        <w:t>messages</w:t>
      </w:r>
      <w:r w:rsidRPr="007F5636">
        <w:t xml:space="preserve"> en suivant la méthode MVC il faut trois fichier</w:t>
      </w:r>
      <w:r w:rsidR="00103538" w:rsidRPr="007F5636">
        <w:t>s</w:t>
      </w:r>
      <w:r w:rsidRPr="007F5636">
        <w:t xml:space="preserve"> différents</w:t>
      </w:r>
      <w:r w:rsidR="004927B5" w:rsidRPr="007F5636">
        <w:t> :</w:t>
      </w:r>
      <w:r w:rsidRPr="007F5636">
        <w:t xml:space="preserve"> </w:t>
      </w:r>
      <w:r w:rsidR="004927B5" w:rsidRPr="007F5636">
        <w:t>l</w:t>
      </w:r>
      <w:r w:rsidRPr="007F5636">
        <w:t xml:space="preserve">e Model, la Vue et le Controller. </w:t>
      </w:r>
    </w:p>
    <w:p w14:paraId="3CA24FD1" w14:textId="77777777" w:rsidR="007D45A6" w:rsidRDefault="007D45A6" w:rsidP="004927B5">
      <w:pPr>
        <w:spacing w:line="360" w:lineRule="auto"/>
        <w:jc w:val="both"/>
      </w:pPr>
    </w:p>
    <w:p w14:paraId="6A15AE77" w14:textId="77777777" w:rsidR="007D45A6" w:rsidRDefault="007D45A6" w:rsidP="004927B5">
      <w:pPr>
        <w:spacing w:line="360" w:lineRule="auto"/>
        <w:jc w:val="both"/>
      </w:pPr>
    </w:p>
    <w:p w14:paraId="2773129C" w14:textId="77777777" w:rsidR="007D45A6" w:rsidRPr="007F5636" w:rsidRDefault="007D45A6" w:rsidP="004927B5">
      <w:pPr>
        <w:spacing w:line="360" w:lineRule="auto"/>
        <w:jc w:val="both"/>
      </w:pPr>
    </w:p>
    <w:p w14:paraId="751D0053" w14:textId="74A26184" w:rsidR="00946584" w:rsidRDefault="006372D9" w:rsidP="00946584">
      <w:pPr>
        <w:pStyle w:val="Titre4"/>
      </w:pPr>
      <w:r w:rsidRPr="007F5636">
        <w:lastRenderedPageBreak/>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7F5636" w:rsidRDefault="004927B5" w:rsidP="004927B5">
      <w:pPr>
        <w:keepNext/>
        <w:spacing w:line="360" w:lineRule="auto"/>
        <w:ind w:firstLine="720"/>
        <w:jc w:val="both"/>
        <w:rPr>
          <w:strike/>
          <w:color w:val="FF0000"/>
        </w:rPr>
      </w:pPr>
      <w:r w:rsidRPr="007F5636">
        <w:t>La figure 2</w:t>
      </w:r>
      <w:r w:rsidR="007D45A6">
        <w:t>0</w:t>
      </w:r>
      <w:r w:rsidRPr="007F5636">
        <w:t xml:space="preserve"> montre la route utilisée q</w:t>
      </w:r>
      <w:r w:rsidR="00A52403" w:rsidRPr="007F5636">
        <w:t>uand l’utilisateur cré</w:t>
      </w:r>
      <w:r w:rsidRPr="007F5636">
        <w:t>e</w:t>
      </w:r>
      <w:r w:rsidR="00BF5A68" w:rsidRPr="007F5636">
        <w:t xml:space="preserve"> </w:t>
      </w:r>
      <w:r w:rsidR="00BF5A68" w:rsidRPr="007F5636">
        <w:rPr>
          <w:color w:val="FF0000"/>
        </w:rPr>
        <w:t>des</w:t>
      </w:r>
      <w:r w:rsidR="00A52403" w:rsidRPr="007F5636">
        <w:rPr>
          <w:color w:val="FF0000"/>
        </w:rPr>
        <w:t xml:space="preserve"> </w:t>
      </w:r>
      <w:r w:rsidR="002E2DFC" w:rsidRPr="007F5636">
        <w:rPr>
          <w:color w:val="FF0000"/>
        </w:rPr>
        <w:t>message</w:t>
      </w:r>
      <w:r w:rsidR="00BF5A68" w:rsidRPr="007F5636">
        <w:rPr>
          <w:color w:val="FF0000"/>
        </w:rPr>
        <w:t>s</w:t>
      </w:r>
      <w:r w:rsidR="002E2DFC" w:rsidRPr="007F5636">
        <w:rPr>
          <w:color w:val="FF0000"/>
        </w:rPr>
        <w:t>.</w:t>
      </w:r>
    </w:p>
    <w:p w14:paraId="65802D7F" w14:textId="77777777" w:rsidR="002E2DFC" w:rsidRPr="007F5636" w:rsidRDefault="002E2DFC" w:rsidP="002E2DFC">
      <w:pPr>
        <w:keepNext/>
        <w:jc w:val="center"/>
      </w:pPr>
      <w:r w:rsidRPr="007F5636">
        <w:rPr>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1CCECC23" w:rsidR="00C360EC"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20</w:t>
      </w:r>
      <w:r w:rsidRPr="007F5636">
        <w:fldChar w:fldCharType="end"/>
      </w:r>
      <w:r w:rsidRPr="007F5636">
        <w:t xml:space="preserve"> route création message</w:t>
      </w:r>
    </w:p>
    <w:p w14:paraId="389ECAED" w14:textId="19BFA35C" w:rsidR="00A52403" w:rsidRPr="007F5636" w:rsidRDefault="00A52403" w:rsidP="00C360EC">
      <w:pPr>
        <w:pStyle w:val="Lgende"/>
        <w:jc w:val="center"/>
      </w:pPr>
    </w:p>
    <w:p w14:paraId="5173C441" w14:textId="77777777" w:rsidR="00B622D3" w:rsidRPr="007F5636" w:rsidRDefault="00FA6CE5" w:rsidP="004927B5">
      <w:pPr>
        <w:spacing w:line="360" w:lineRule="auto"/>
        <w:jc w:val="both"/>
      </w:pPr>
      <w:r w:rsidRPr="007F5636">
        <w:tab/>
      </w:r>
    </w:p>
    <w:p w14:paraId="02D1B2B3" w14:textId="3259B933" w:rsidR="00B307B4" w:rsidRPr="007F5636" w:rsidRDefault="008A5090" w:rsidP="007D45A6">
      <w:pPr>
        <w:spacing w:line="360" w:lineRule="auto"/>
        <w:ind w:firstLine="720"/>
        <w:jc w:val="both"/>
      </w:pPr>
      <w:r w:rsidRPr="007F5636">
        <w:t xml:space="preserve">Cette route indique </w:t>
      </w:r>
      <w:r w:rsidR="005C3E1E" w:rsidRPr="007F5636">
        <w:t>que le formulaire doit être</w:t>
      </w:r>
      <w:r w:rsidR="00C50666" w:rsidRPr="007F5636">
        <w:t xml:space="preserve"> utilisé</w:t>
      </w:r>
      <w:r w:rsidR="00103538" w:rsidRPr="007F5636">
        <w:t xml:space="preserve"> </w:t>
      </w:r>
      <w:r w:rsidR="005C3E1E" w:rsidRPr="007F5636">
        <w:t xml:space="preserve">avec une méthode POST. </w:t>
      </w:r>
      <w:r w:rsidR="007B1353" w:rsidRPr="007F5636">
        <w:t xml:space="preserve">Elle utilise la </w:t>
      </w:r>
      <w:r w:rsidR="00BF3A01" w:rsidRPr="007F5636">
        <w:t>fonction</w:t>
      </w:r>
      <w:r w:rsidR="007B1353" w:rsidRPr="007F5636">
        <w:t xml:space="preserve"> « </w:t>
      </w:r>
      <w:r w:rsidR="002E2DFC" w:rsidRPr="007F5636">
        <w:rPr>
          <w:color w:val="FF0000"/>
        </w:rPr>
        <w:t>postMessage</w:t>
      </w:r>
      <w:r w:rsidR="007B1353" w:rsidRPr="007F5636">
        <w:rPr>
          <w:color w:val="FF0000"/>
        </w:rPr>
        <w:t> </w:t>
      </w:r>
      <w:r w:rsidR="007B1353" w:rsidRPr="007F5636">
        <w:t>»</w:t>
      </w:r>
      <w:r w:rsidR="00E91244" w:rsidRPr="007F5636">
        <w:t xml:space="preserve"> </w:t>
      </w:r>
      <w:r w:rsidR="007B1353" w:rsidRPr="007F5636">
        <w:t>qui se trouve dans « </w:t>
      </w:r>
      <w:r w:rsidR="002E2DFC" w:rsidRPr="007F5636">
        <w:rPr>
          <w:color w:val="FF0000"/>
        </w:rPr>
        <w:t>Chat</w:t>
      </w:r>
      <w:r w:rsidR="007B1353" w:rsidRPr="007F5636">
        <w:rPr>
          <w:color w:val="FF0000"/>
        </w:rPr>
        <w:t>Controller</w:t>
      </w:r>
      <w:r w:rsidR="007B1353" w:rsidRPr="007F5636">
        <w:t xml:space="preserve"> ». </w:t>
      </w:r>
    </w:p>
    <w:p w14:paraId="69DCFCB2" w14:textId="77777777" w:rsidR="004927B5" w:rsidRDefault="004927B5" w:rsidP="004927B5">
      <w:pPr>
        <w:spacing w:line="360" w:lineRule="auto"/>
        <w:jc w:val="both"/>
      </w:pPr>
    </w:p>
    <w:p w14:paraId="319D1D61" w14:textId="77777777" w:rsidR="007D45A6" w:rsidRDefault="007D45A6" w:rsidP="004927B5">
      <w:pPr>
        <w:spacing w:line="360" w:lineRule="auto"/>
        <w:jc w:val="both"/>
      </w:pPr>
    </w:p>
    <w:p w14:paraId="16C7D77D" w14:textId="77777777" w:rsidR="007D45A6" w:rsidRDefault="007D45A6" w:rsidP="004927B5">
      <w:pPr>
        <w:spacing w:line="360" w:lineRule="auto"/>
        <w:jc w:val="both"/>
      </w:pPr>
    </w:p>
    <w:p w14:paraId="77794526" w14:textId="77777777" w:rsidR="007D45A6" w:rsidRDefault="007D45A6" w:rsidP="004927B5">
      <w:pPr>
        <w:spacing w:line="360" w:lineRule="auto"/>
        <w:jc w:val="both"/>
      </w:pPr>
    </w:p>
    <w:p w14:paraId="06D98795" w14:textId="77777777" w:rsidR="007D45A6" w:rsidRDefault="007D45A6" w:rsidP="004927B5">
      <w:pPr>
        <w:spacing w:line="360" w:lineRule="auto"/>
        <w:jc w:val="both"/>
      </w:pPr>
    </w:p>
    <w:p w14:paraId="5D913F22" w14:textId="77777777" w:rsidR="007D45A6" w:rsidRDefault="007D45A6" w:rsidP="004927B5">
      <w:pPr>
        <w:spacing w:line="360" w:lineRule="auto"/>
        <w:jc w:val="both"/>
      </w:pPr>
    </w:p>
    <w:p w14:paraId="53035192" w14:textId="77777777" w:rsidR="007D45A6" w:rsidRDefault="007D45A6" w:rsidP="004927B5">
      <w:pPr>
        <w:spacing w:line="360" w:lineRule="auto"/>
        <w:jc w:val="both"/>
      </w:pPr>
    </w:p>
    <w:p w14:paraId="2C3786C7" w14:textId="77777777" w:rsidR="007D45A6" w:rsidRDefault="007D45A6" w:rsidP="004927B5">
      <w:pPr>
        <w:spacing w:line="360" w:lineRule="auto"/>
        <w:jc w:val="both"/>
      </w:pPr>
    </w:p>
    <w:p w14:paraId="7A454E33" w14:textId="77777777" w:rsidR="007D45A6" w:rsidRDefault="007D45A6" w:rsidP="004927B5">
      <w:pPr>
        <w:spacing w:line="360" w:lineRule="auto"/>
        <w:jc w:val="both"/>
      </w:pPr>
    </w:p>
    <w:p w14:paraId="5D17FFAA" w14:textId="77777777" w:rsidR="007D45A6" w:rsidRDefault="007D45A6" w:rsidP="004927B5">
      <w:pPr>
        <w:spacing w:line="360" w:lineRule="auto"/>
        <w:jc w:val="both"/>
      </w:pPr>
    </w:p>
    <w:p w14:paraId="3AF760AC" w14:textId="77777777" w:rsidR="007D45A6" w:rsidRDefault="007D45A6" w:rsidP="004927B5">
      <w:pPr>
        <w:spacing w:line="360" w:lineRule="auto"/>
        <w:jc w:val="both"/>
      </w:pPr>
    </w:p>
    <w:p w14:paraId="436BB145" w14:textId="77777777" w:rsidR="007D45A6" w:rsidRDefault="007D45A6" w:rsidP="004927B5">
      <w:pPr>
        <w:spacing w:line="360" w:lineRule="auto"/>
        <w:jc w:val="both"/>
      </w:pPr>
    </w:p>
    <w:p w14:paraId="6555AF2C" w14:textId="77777777" w:rsidR="007D45A6" w:rsidRDefault="007D45A6" w:rsidP="004927B5">
      <w:pPr>
        <w:spacing w:line="360" w:lineRule="auto"/>
        <w:jc w:val="both"/>
      </w:pPr>
    </w:p>
    <w:p w14:paraId="3C8F29DF" w14:textId="77777777" w:rsidR="007D45A6" w:rsidRPr="007F5636" w:rsidRDefault="007D45A6" w:rsidP="004927B5">
      <w:pPr>
        <w:spacing w:line="360" w:lineRule="auto"/>
        <w:jc w:val="both"/>
      </w:pPr>
    </w:p>
    <w:p w14:paraId="7BAEE72E" w14:textId="10074AEA" w:rsidR="0079159C" w:rsidRPr="007F5636" w:rsidRDefault="0079159C" w:rsidP="00214FC9">
      <w:pPr>
        <w:pStyle w:val="Titre4"/>
      </w:pPr>
      <w:r w:rsidRPr="007F5636">
        <w:lastRenderedPageBreak/>
        <w:t>Le controller</w:t>
      </w:r>
    </w:p>
    <w:p w14:paraId="673D25FF" w14:textId="77777777" w:rsidR="0079159C" w:rsidRPr="007F5636" w:rsidRDefault="0079159C" w:rsidP="0079159C"/>
    <w:p w14:paraId="0958C917" w14:textId="2A7EC760"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712CA6" w:rsidRPr="007F5636">
        <w:t xml:space="preserve"> par notre route</w:t>
      </w:r>
      <w:r w:rsidR="004F169F" w:rsidRPr="007F5636">
        <w:t xml:space="preserve">, elle utilise la </w:t>
      </w:r>
      <w:r w:rsidR="0097170D" w:rsidRPr="007F5636">
        <w:t>fonction</w:t>
      </w:r>
      <w:r w:rsidR="004F169F" w:rsidRPr="007F5636">
        <w:t xml:space="preserve"> « </w:t>
      </w:r>
      <w:r w:rsidR="00792047" w:rsidRPr="007F5636">
        <w:rPr>
          <w:color w:val="FF0000"/>
        </w:rPr>
        <w:t>postMessage </w:t>
      </w:r>
      <w:r w:rsidR="004F169F" w:rsidRPr="007F5636">
        <w:t>» se trouvant dans l</w:t>
      </w:r>
      <w:r w:rsidR="004927B5" w:rsidRPr="007F5636">
        <w:t>e</w:t>
      </w:r>
      <w:r w:rsidR="004F169F" w:rsidRPr="007F5636">
        <w:t xml:space="preserve"> controller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rPr>
          <w:noProof/>
        </w:rPr>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4B202627" w:rsidR="00B622D3" w:rsidRPr="007F5636" w:rsidRDefault="00792047" w:rsidP="007D45A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21</w:t>
      </w:r>
      <w:r w:rsidRPr="007F5636">
        <w:fldChar w:fldCharType="end"/>
      </w:r>
      <w:r w:rsidRPr="007F5636">
        <w:t xml:space="preserve"> fonction postMessage</w:t>
      </w:r>
    </w:p>
    <w:p w14:paraId="6095170A" w14:textId="44E08F1E" w:rsidR="00B622D3" w:rsidRPr="007F5636" w:rsidRDefault="00946584" w:rsidP="00946584">
      <w:pPr>
        <w:spacing w:line="360" w:lineRule="auto"/>
        <w:ind w:firstLine="720"/>
        <w:jc w:val="both"/>
        <w:rPr>
          <w:color w:val="FF0000"/>
        </w:rPr>
      </w:pPr>
      <w:r w:rsidRPr="007F5636">
        <w:rPr>
          <w:color w:val="FF0000"/>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Pr="007F5636" w:rsidRDefault="00946584" w:rsidP="00946584">
      <w:pPr>
        <w:spacing w:line="360" w:lineRule="auto"/>
        <w:ind w:firstLine="720"/>
        <w:jc w:val="both"/>
        <w:rPr>
          <w:color w:val="FF0000"/>
        </w:rPr>
      </w:pPr>
    </w:p>
    <w:p w14:paraId="6D7C4D2B" w14:textId="626B48BE" w:rsidR="00F412C8" w:rsidRPr="007F5636" w:rsidRDefault="00F412C8" w:rsidP="00214FC9">
      <w:pPr>
        <w:pStyle w:val="Titre4"/>
      </w:pPr>
      <w:r w:rsidRPr="007F5636">
        <w:lastRenderedPageBreak/>
        <w:t>Le model</w:t>
      </w:r>
    </w:p>
    <w:p w14:paraId="513879FF" w14:textId="77777777" w:rsidR="00F412C8" w:rsidRPr="007F5636" w:rsidRDefault="00F412C8" w:rsidP="00F412C8"/>
    <w:p w14:paraId="4D8A1892" w14:textId="344BC57E" w:rsidR="00F412C8" w:rsidRPr="007F5636" w:rsidRDefault="00377C0C" w:rsidP="004927B5">
      <w:pPr>
        <w:spacing w:line="360" w:lineRule="auto"/>
        <w:jc w:val="both"/>
        <w:rPr>
          <w:color w:val="FF0000"/>
        </w:rPr>
      </w:pPr>
      <w:r w:rsidRPr="007F5636">
        <w:t>Pour finir</w:t>
      </w:r>
      <w:r w:rsidR="004927B5" w:rsidRPr="007F5636">
        <w:t>,</w:t>
      </w:r>
      <w:r w:rsidR="004927B5" w:rsidRPr="007F5636">
        <w:rPr>
          <w:color w:val="FF0000"/>
        </w:rPr>
        <w:t xml:space="preserve"> </w:t>
      </w:r>
      <w:r w:rsidR="004927B5" w:rsidRPr="007F5636">
        <w:t>il y a</w:t>
      </w:r>
      <w:r w:rsidRPr="007F5636">
        <w:t xml:space="preserve"> le </w:t>
      </w:r>
      <w:r w:rsidR="00C50666" w:rsidRPr="007F5636">
        <w:t>« </w:t>
      </w:r>
      <w:r w:rsidRPr="007F5636">
        <w:t>model</w:t>
      </w:r>
      <w:r w:rsidR="00C50666" w:rsidRPr="007F5636">
        <w:t> »</w:t>
      </w:r>
      <w:r w:rsidR="004927B5" w:rsidRPr="007F5636">
        <w:t> : i</w:t>
      </w:r>
      <w:r w:rsidRPr="007F5636">
        <w:t xml:space="preserve">l sert de lien entre la </w:t>
      </w:r>
      <w:r w:rsidR="00A65049" w:rsidRPr="007F5636">
        <w:t>B</w:t>
      </w:r>
      <w:r w:rsidRPr="007F5636">
        <w:t xml:space="preserve">ase </w:t>
      </w:r>
      <w:r w:rsidR="00A65049" w:rsidRPr="007F5636">
        <w:t>D</w:t>
      </w:r>
      <w:r w:rsidRPr="007F5636">
        <w:t xml:space="preserve">e </w:t>
      </w:r>
      <w:r w:rsidR="00A65049" w:rsidRPr="007F5636">
        <w:t>D</w:t>
      </w:r>
      <w:r w:rsidRPr="007F5636">
        <w:t xml:space="preserve">onnées et le controller. </w:t>
      </w:r>
      <w:r w:rsidR="00A646D6" w:rsidRPr="007F5636">
        <w:rPr>
          <w:color w:val="FF0000"/>
        </w:rPr>
        <w:t>Nous l’avons déjà vu auparavant (figure 1</w:t>
      </w:r>
      <w:r w:rsidR="00672EBE" w:rsidRPr="007F5636">
        <w:rPr>
          <w:color w:val="FF0000"/>
        </w:rPr>
        <w:t>5</w:t>
      </w:r>
      <w:r w:rsidR="00A646D6" w:rsidRPr="007F5636">
        <w:rPr>
          <w:color w:val="FF0000"/>
        </w:rPr>
        <w:t>). Grâce à CodeIgniter 4 nous pouvons directement utiliser le Model dans la Controller en y créant une instance</w:t>
      </w:r>
      <w:r w:rsidR="0007031A">
        <w:rPr>
          <w:color w:val="FF0000"/>
        </w:rPr>
        <w:t xml:space="preserve"> du Model</w:t>
      </w:r>
      <w:r w:rsidR="00A646D6" w:rsidRPr="007F5636">
        <w:rPr>
          <w:color w:val="FF0000"/>
        </w:rPr>
        <w:t xml:space="preserve"> et en utilisant les fonctions présentent dans CodeIgniter4. Grâce aux champs indiquer dans le Model l’utilisation de ceux-ci est permise.</w:t>
      </w:r>
    </w:p>
    <w:p w14:paraId="422623F0" w14:textId="77777777" w:rsidR="00A646D6" w:rsidRPr="007F5636" w:rsidRDefault="00A646D6" w:rsidP="00A646D6">
      <w:pPr>
        <w:keepNext/>
        <w:jc w:val="center"/>
      </w:pPr>
      <w:r w:rsidRPr="007F5636">
        <w:rPr>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1DFEB0E5"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22</w:t>
      </w:r>
      <w:r w:rsidRPr="007F5636">
        <w:fldChar w:fldCharType="end"/>
      </w:r>
      <w:r w:rsidRPr="007F5636">
        <w:t xml:space="preserve"> Fonction postMessage</w:t>
      </w:r>
    </w:p>
    <w:p w14:paraId="65D3DF6C" w14:textId="77777777" w:rsidR="00004AF9" w:rsidRPr="007F5636" w:rsidRDefault="00004AF9" w:rsidP="004927B5">
      <w:pPr>
        <w:spacing w:line="360" w:lineRule="auto"/>
        <w:ind w:firstLine="720"/>
        <w:jc w:val="both"/>
      </w:pPr>
    </w:p>
    <w:p w14:paraId="40C0A3E4" w14:textId="34EE1159" w:rsidR="00052950" w:rsidRPr="007F5636" w:rsidRDefault="00B237AA" w:rsidP="00052950">
      <w:pPr>
        <w:spacing w:line="360" w:lineRule="auto"/>
        <w:ind w:firstLine="720"/>
        <w:jc w:val="both"/>
        <w:rPr>
          <w:color w:val="FF0000"/>
        </w:rPr>
      </w:pPr>
      <w:r w:rsidRPr="007F5636">
        <w:rPr>
          <w:color w:val="FF0000"/>
        </w:rPr>
        <w:t>Cette fonction</w:t>
      </w:r>
      <w:r w:rsidR="0007031A">
        <w:rPr>
          <w:color w:val="FF0000"/>
        </w:rPr>
        <w:t xml:space="preserve"> (figure 22)</w:t>
      </w:r>
      <w:r w:rsidR="00103538" w:rsidRPr="007F5636">
        <w:rPr>
          <w:color w:val="FF0000"/>
        </w:rPr>
        <w:t>,</w:t>
      </w:r>
      <w:r w:rsidRPr="007F5636">
        <w:rPr>
          <w:color w:val="FF0000"/>
        </w:rPr>
        <w:t xml:space="preserve"> présente dans le</w:t>
      </w:r>
      <w:r w:rsidR="00A646D6" w:rsidRPr="007F5636">
        <w:rPr>
          <w:color w:val="FF0000"/>
        </w:rPr>
        <w:t xml:space="preserve"> controller utilise une instance </w:t>
      </w:r>
      <w:r w:rsidR="00052950" w:rsidRPr="007F5636">
        <w:rPr>
          <w:color w:val="FF0000"/>
        </w:rPr>
        <w:t>du model des messages et du model des fichiers si elle est nécessaire.</w:t>
      </w:r>
    </w:p>
    <w:p w14:paraId="77F26ED0" w14:textId="321A4831" w:rsidR="00052950" w:rsidRPr="007F5636" w:rsidRDefault="00052950" w:rsidP="00052950">
      <w:pPr>
        <w:spacing w:line="360" w:lineRule="auto"/>
        <w:ind w:firstLine="720"/>
        <w:jc w:val="both"/>
        <w:rPr>
          <w:color w:val="FF0000"/>
        </w:rPr>
      </w:pPr>
      <w:r w:rsidRPr="007F5636">
        <w:rPr>
          <w:color w:val="FF0000"/>
        </w:rPr>
        <w:t xml:space="preserve">Utiliser la fonction « save » permet d’enregistrer en BDD en indiquant </w:t>
      </w:r>
      <w:r w:rsidR="001329F7" w:rsidRPr="007F5636">
        <w:rPr>
          <w:color w:val="FF0000"/>
        </w:rPr>
        <w:t>les champs</w:t>
      </w:r>
      <w:r w:rsidRPr="007F5636">
        <w:rPr>
          <w:color w:val="FF0000"/>
        </w:rPr>
        <w:t xml:space="preserve"> préalablement renseigner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063B9734" w14:textId="1B59E68D" w:rsidR="001E0EED" w:rsidRPr="007F5636" w:rsidRDefault="001E0EED" w:rsidP="00214FC9">
      <w:pPr>
        <w:pStyle w:val="Titre4"/>
      </w:pPr>
      <w:r w:rsidRPr="007F5636">
        <w:lastRenderedPageBreak/>
        <w:t>La vue</w:t>
      </w:r>
    </w:p>
    <w:p w14:paraId="3EE1785D" w14:textId="77777777" w:rsidR="00004AF9" w:rsidRPr="007F5636" w:rsidRDefault="00004AF9" w:rsidP="00004AF9"/>
    <w:p w14:paraId="77599476" w14:textId="77777777" w:rsidR="00052950" w:rsidRPr="007F5636" w:rsidRDefault="00052950" w:rsidP="00052950">
      <w:pPr>
        <w:keepNext/>
        <w:jc w:val="center"/>
      </w:pPr>
      <w:r w:rsidRPr="007F5636">
        <w:rPr>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35707EA5" w:rsidR="00E60099" w:rsidRPr="007F5636" w:rsidRDefault="00052950" w:rsidP="0005295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23</w:t>
      </w:r>
      <w:r w:rsidRPr="007F5636">
        <w:fldChar w:fldCharType="end"/>
      </w:r>
      <w:r w:rsidRPr="007F5636">
        <w:t xml:space="preserve"> Vue PostMessage</w:t>
      </w:r>
    </w:p>
    <w:p w14:paraId="31F58040" w14:textId="77777777" w:rsidR="00E207BD" w:rsidRPr="007F5636" w:rsidRDefault="00E207BD" w:rsidP="00D37A69">
      <w:pPr>
        <w:spacing w:line="360" w:lineRule="auto"/>
        <w:jc w:val="both"/>
      </w:pPr>
    </w:p>
    <w:p w14:paraId="4155A47C" w14:textId="5699B961" w:rsidR="00E207BD" w:rsidRPr="007F5636" w:rsidRDefault="004C460A" w:rsidP="00D37A69">
      <w:pPr>
        <w:spacing w:line="360" w:lineRule="auto"/>
        <w:jc w:val="both"/>
        <w:rPr>
          <w:color w:val="FF0000"/>
        </w:rPr>
      </w:pPr>
      <w:r w:rsidRPr="007F5636">
        <w:tab/>
      </w:r>
      <w:r w:rsidR="00490008" w:rsidRPr="007F5636">
        <w:rPr>
          <w:color w:val="FF0000"/>
        </w:rPr>
        <w:t xml:space="preserve">Pour la création de </w:t>
      </w:r>
      <w:r w:rsidR="00627477" w:rsidRPr="007F5636">
        <w:rPr>
          <w:color w:val="FF0000"/>
        </w:rPr>
        <w:t>message</w:t>
      </w:r>
      <w:r w:rsidR="00490008" w:rsidRPr="007F5636">
        <w:rPr>
          <w:color w:val="FF0000"/>
        </w:rPr>
        <w:t>, l</w:t>
      </w:r>
      <w:r w:rsidR="00D37A69" w:rsidRPr="007F5636">
        <w:rPr>
          <w:color w:val="FF0000"/>
        </w:rPr>
        <w:t>a</w:t>
      </w:r>
      <w:r w:rsidR="00490008" w:rsidRPr="007F5636">
        <w:rPr>
          <w:color w:val="FF0000"/>
        </w:rPr>
        <w:t xml:space="preserve"> vue (figure 2</w:t>
      </w:r>
      <w:r w:rsidR="0007031A">
        <w:rPr>
          <w:color w:val="FF0000"/>
        </w:rPr>
        <w:t>3</w:t>
      </w:r>
      <w:r w:rsidR="00490008" w:rsidRPr="007F5636">
        <w:rPr>
          <w:color w:val="FF0000"/>
        </w:rPr>
        <w:t>)</w:t>
      </w:r>
      <w:r w:rsidR="003275CD" w:rsidRPr="007F5636">
        <w:rPr>
          <w:color w:val="FF0000"/>
        </w:rPr>
        <w:t xml:space="preserve">, indique que le champs </w:t>
      </w:r>
      <w:r w:rsidR="00791265" w:rsidRPr="007F5636">
        <w:rPr>
          <w:color w:val="FF0000"/>
        </w:rPr>
        <w:t>« </w:t>
      </w:r>
      <w:r w:rsidR="00627477" w:rsidRPr="007F5636">
        <w:rPr>
          <w:color w:val="FF0000"/>
        </w:rPr>
        <w:t>texte</w:t>
      </w:r>
      <w:r w:rsidR="00791265" w:rsidRPr="007F5636">
        <w:rPr>
          <w:color w:val="FF0000"/>
        </w:rPr>
        <w:t xml:space="preserve"> » </w:t>
      </w:r>
      <w:r w:rsidR="00627477" w:rsidRPr="007F5636">
        <w:rPr>
          <w:color w:val="FF0000"/>
        </w:rPr>
        <w:t>ne peux accepter que 500 caractères maximum</w:t>
      </w:r>
      <w:r w:rsidR="00791265" w:rsidRPr="007F5636">
        <w:rPr>
          <w:color w:val="FF0000"/>
        </w:rPr>
        <w:t xml:space="preserve"> </w:t>
      </w:r>
      <w:r w:rsidR="00627477" w:rsidRPr="007F5636">
        <w:rPr>
          <w:color w:val="FF0000"/>
        </w:rPr>
        <w:t xml:space="preserve">et que le champ </w:t>
      </w:r>
      <w:r w:rsidR="00113970" w:rsidRPr="007F5636">
        <w:rPr>
          <w:color w:val="FF0000"/>
        </w:rPr>
        <w:t>« </w:t>
      </w:r>
      <w:r w:rsidR="00627477" w:rsidRPr="007F5636">
        <w:rPr>
          <w:color w:val="FF0000"/>
        </w:rPr>
        <w:t>file</w:t>
      </w:r>
      <w:r w:rsidR="00113970" w:rsidRPr="007F5636">
        <w:rPr>
          <w:color w:val="FF0000"/>
        </w:rPr>
        <w:t xml:space="preserve"> » </w:t>
      </w:r>
      <w:r w:rsidR="00627477" w:rsidRPr="007F5636">
        <w:rPr>
          <w:color w:val="FF0000"/>
        </w:rPr>
        <w:t>n’accepte que les extensions « .jpg » « .jpeg » et « .png »</w:t>
      </w:r>
      <w:r w:rsidR="008F3A97" w:rsidRPr="007F5636">
        <w:rPr>
          <w:color w:val="FF0000"/>
        </w:rPr>
        <w:t>.</w:t>
      </w:r>
      <w:r w:rsidR="00490008" w:rsidRPr="007F5636">
        <w:rPr>
          <w:color w:val="FF0000"/>
        </w:rPr>
        <w:t xml:space="preserve"> </w:t>
      </w:r>
    </w:p>
    <w:p w14:paraId="2509196A" w14:textId="77777777" w:rsidR="00627477" w:rsidRPr="007F5636" w:rsidRDefault="00627477" w:rsidP="00D37A69">
      <w:pPr>
        <w:spacing w:line="360" w:lineRule="auto"/>
        <w:jc w:val="both"/>
        <w:rPr>
          <w:color w:val="FF0000"/>
        </w:rPr>
      </w:pPr>
    </w:p>
    <w:p w14:paraId="33CEB254" w14:textId="77777777" w:rsidR="0000678A" w:rsidRPr="007F5636" w:rsidRDefault="0000678A" w:rsidP="00D37A69">
      <w:pPr>
        <w:spacing w:line="360" w:lineRule="auto"/>
        <w:jc w:val="both"/>
        <w:rPr>
          <w:color w:val="FF0000"/>
        </w:rPr>
      </w:pPr>
    </w:p>
    <w:p w14:paraId="4DF10F23" w14:textId="77777777" w:rsidR="0000678A" w:rsidRPr="007F5636" w:rsidRDefault="0000678A" w:rsidP="00D37A69">
      <w:pPr>
        <w:spacing w:line="360" w:lineRule="auto"/>
        <w:jc w:val="both"/>
        <w:rPr>
          <w:color w:val="FF0000"/>
        </w:rPr>
      </w:pPr>
    </w:p>
    <w:p w14:paraId="7B717A32" w14:textId="77777777" w:rsidR="0000678A" w:rsidRPr="007F5636" w:rsidRDefault="0000678A" w:rsidP="00D37A69">
      <w:pPr>
        <w:spacing w:line="360" w:lineRule="auto"/>
        <w:jc w:val="both"/>
        <w:rPr>
          <w:color w:val="FF0000"/>
        </w:rPr>
      </w:pPr>
    </w:p>
    <w:p w14:paraId="331E327C" w14:textId="77777777" w:rsidR="0000678A" w:rsidRPr="007F5636" w:rsidRDefault="0000678A" w:rsidP="00D37A69">
      <w:pPr>
        <w:spacing w:line="360" w:lineRule="auto"/>
        <w:jc w:val="both"/>
        <w:rPr>
          <w:color w:val="FF0000"/>
        </w:rPr>
      </w:pPr>
    </w:p>
    <w:p w14:paraId="57F257A6" w14:textId="77777777" w:rsidR="0000678A" w:rsidRPr="007F5636" w:rsidRDefault="0000678A" w:rsidP="00D37A69">
      <w:pPr>
        <w:spacing w:line="360" w:lineRule="auto"/>
        <w:jc w:val="both"/>
        <w:rPr>
          <w:color w:val="FF0000"/>
        </w:rPr>
      </w:pPr>
    </w:p>
    <w:p w14:paraId="7498FEF1" w14:textId="77777777" w:rsidR="0000678A" w:rsidRPr="007F5636" w:rsidRDefault="0000678A" w:rsidP="00D37A69">
      <w:pPr>
        <w:spacing w:line="360" w:lineRule="auto"/>
        <w:jc w:val="both"/>
        <w:rPr>
          <w:color w:val="FF0000"/>
        </w:rPr>
      </w:pPr>
    </w:p>
    <w:p w14:paraId="48874E57" w14:textId="77777777" w:rsidR="0000678A" w:rsidRPr="007F5636" w:rsidRDefault="0000678A" w:rsidP="00D37A69">
      <w:pPr>
        <w:spacing w:line="360" w:lineRule="auto"/>
        <w:jc w:val="both"/>
        <w:rPr>
          <w:color w:val="FF0000"/>
        </w:rPr>
      </w:pPr>
    </w:p>
    <w:p w14:paraId="534EC47E" w14:textId="77777777" w:rsidR="0000678A" w:rsidRPr="007F5636" w:rsidRDefault="0000678A" w:rsidP="00D37A69">
      <w:pPr>
        <w:spacing w:line="360" w:lineRule="auto"/>
        <w:jc w:val="both"/>
        <w:rPr>
          <w:color w:val="FF0000"/>
        </w:rPr>
      </w:pPr>
    </w:p>
    <w:p w14:paraId="76CE0DA5" w14:textId="77777777" w:rsidR="0000678A" w:rsidRPr="007F5636" w:rsidRDefault="0000678A" w:rsidP="00D37A69">
      <w:pPr>
        <w:spacing w:line="360" w:lineRule="auto"/>
        <w:jc w:val="both"/>
        <w:rPr>
          <w:color w:val="FF0000"/>
        </w:rPr>
      </w:pPr>
    </w:p>
    <w:p w14:paraId="2976DEC7" w14:textId="77777777" w:rsidR="0000678A" w:rsidRPr="007F5636" w:rsidRDefault="0000678A" w:rsidP="00D37A69">
      <w:pPr>
        <w:spacing w:line="360" w:lineRule="auto"/>
        <w:jc w:val="both"/>
        <w:rPr>
          <w:color w:val="FF0000"/>
        </w:rPr>
      </w:pPr>
    </w:p>
    <w:p w14:paraId="3DB9FD8A" w14:textId="77777777" w:rsidR="0000678A" w:rsidRPr="007F5636" w:rsidRDefault="0000678A" w:rsidP="00D37A69">
      <w:pPr>
        <w:spacing w:line="360" w:lineRule="auto"/>
        <w:jc w:val="both"/>
        <w:rPr>
          <w:color w:val="FF0000"/>
        </w:rPr>
      </w:pPr>
    </w:p>
    <w:p w14:paraId="772FD52C" w14:textId="77777777" w:rsidR="0000678A" w:rsidRPr="007F5636" w:rsidRDefault="0000678A" w:rsidP="00D37A69">
      <w:pPr>
        <w:spacing w:line="360" w:lineRule="auto"/>
        <w:jc w:val="both"/>
        <w:rPr>
          <w:color w:val="FF0000"/>
        </w:rPr>
      </w:pPr>
    </w:p>
    <w:p w14:paraId="2626CD64" w14:textId="0F043A8C" w:rsidR="00627477" w:rsidRPr="007F5636" w:rsidRDefault="00627477" w:rsidP="00627477">
      <w:pPr>
        <w:pStyle w:val="Titre4"/>
      </w:pPr>
      <w:r w:rsidRPr="007F5636">
        <w:lastRenderedPageBreak/>
        <w:t>L’envoie du formulaire</w:t>
      </w:r>
    </w:p>
    <w:p w14:paraId="260E0C40" w14:textId="77777777" w:rsidR="00627477" w:rsidRPr="007F5636" w:rsidRDefault="00627477" w:rsidP="00627477"/>
    <w:p w14:paraId="0C1B2D11" w14:textId="0B4922EB" w:rsidR="00627477" w:rsidRPr="007F5636" w:rsidRDefault="00627477" w:rsidP="00627477">
      <w:pPr>
        <w:rPr>
          <w:color w:val="FF0000"/>
        </w:rPr>
      </w:pPr>
      <w:r w:rsidRPr="007F5636">
        <w:rPr>
          <w:color w:val="FF0000"/>
        </w:rPr>
        <w:tab/>
        <w:t>Le formulaire est envoyé via le script JavaScript. (</w:t>
      </w:r>
      <w:r w:rsidR="00672EBE" w:rsidRPr="007F5636">
        <w:rPr>
          <w:color w:val="FF0000"/>
        </w:rPr>
        <w:t>Figure</w:t>
      </w:r>
      <w:r w:rsidRPr="007F5636">
        <w:rPr>
          <w:color w:val="FF0000"/>
        </w:rPr>
        <w:t xml:space="preserve"> 2</w:t>
      </w:r>
      <w:r w:rsidR="0007031A">
        <w:rPr>
          <w:color w:val="FF0000"/>
        </w:rPr>
        <w:t>4</w:t>
      </w:r>
      <w:r w:rsidRPr="007F5636">
        <w:rPr>
          <w:color w:val="FF0000"/>
        </w:rPr>
        <w:t>)</w:t>
      </w:r>
    </w:p>
    <w:p w14:paraId="09EAE2BB" w14:textId="77777777" w:rsidR="00627477" w:rsidRPr="007F5636" w:rsidRDefault="00627477" w:rsidP="00627477">
      <w:pPr>
        <w:keepNext/>
        <w:jc w:val="center"/>
      </w:pPr>
      <w:r w:rsidRPr="007F5636">
        <w:rPr>
          <w:noProof/>
          <w:color w:val="FF0000"/>
        </w:rPr>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060643D4" w:rsidR="00627477" w:rsidRPr="007F5636" w:rsidRDefault="00627477" w:rsidP="00627477">
      <w:pPr>
        <w:pStyle w:val="Lgende"/>
        <w:jc w:val="center"/>
        <w:rPr>
          <w:color w:val="FF0000"/>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24</w:t>
      </w:r>
      <w:r w:rsidRPr="007F5636">
        <w:fldChar w:fldCharType="end"/>
      </w:r>
      <w:r w:rsidRPr="007F5636">
        <w:t xml:space="preserve"> Script ajoutMessage</w:t>
      </w:r>
    </w:p>
    <w:p w14:paraId="2631E19B" w14:textId="6BB1CBF6" w:rsidR="00B622D3" w:rsidRPr="007F5636" w:rsidRDefault="00627477" w:rsidP="00D37A69">
      <w:pPr>
        <w:spacing w:line="360" w:lineRule="auto"/>
        <w:jc w:val="both"/>
        <w:rPr>
          <w:color w:val="FF0000"/>
        </w:rPr>
      </w:pPr>
      <w:r w:rsidRPr="007F5636">
        <w:tab/>
      </w:r>
      <w:r w:rsidRPr="007F5636">
        <w:rPr>
          <w:color w:val="FF0000"/>
        </w:rPr>
        <w:t>Dans cette portion du script nous pouvons voir comment le message est envoyé au controller permettant ainsi la sauvegarde en BDD.</w:t>
      </w:r>
      <w:r w:rsidR="0034226A" w:rsidRPr="007F5636">
        <w:rPr>
          <w:color w:val="FF0000"/>
        </w:rPr>
        <w:t xml:space="preserve"> </w:t>
      </w:r>
    </w:p>
    <w:p w14:paraId="5FAC27F0" w14:textId="7DB60E1D" w:rsidR="0034226A" w:rsidRPr="007F5636" w:rsidRDefault="0034226A" w:rsidP="0034226A">
      <w:pPr>
        <w:spacing w:line="285" w:lineRule="atLeast"/>
        <w:rPr>
          <w:color w:val="FF0000"/>
        </w:rPr>
      </w:pPr>
      <w:r w:rsidRPr="007F5636">
        <w:rPr>
          <w:color w:val="FF0000"/>
        </w:rPr>
        <w:tab/>
        <w:t>La première condition « if (</w:t>
      </w:r>
      <w:proofErr w:type="gramStart"/>
      <w:r w:rsidRPr="007F5636">
        <w:rPr>
          <w:color w:val="FF0000"/>
        </w:rPr>
        <w:t>document.querySelector</w:t>
      </w:r>
      <w:proofErr w:type="gramEnd"/>
      <w:r w:rsidRPr="007F5636">
        <w:rPr>
          <w:color w:val="FF0000"/>
        </w:rPr>
        <w:t xml:space="preserve">('#texte') != null) » permet de savoir que nous sommes </w:t>
      </w:r>
      <w:r w:rsidR="00DC74B1" w:rsidRPr="007F5636">
        <w:rPr>
          <w:color w:val="FF0000"/>
        </w:rPr>
        <w:t>situés</w:t>
      </w:r>
      <w:r w:rsidRPr="007F5636">
        <w:rPr>
          <w:color w:val="FF0000"/>
        </w:rPr>
        <w:t xml:space="preserve"> sur la page de chat général car un élément html avec l’id « texte » est présent sur cette page.</w:t>
      </w:r>
    </w:p>
    <w:p w14:paraId="36C8D7E2" w14:textId="572707A2" w:rsidR="0034226A" w:rsidRPr="007F5636" w:rsidRDefault="0034226A" w:rsidP="0034226A">
      <w:pPr>
        <w:spacing w:line="285" w:lineRule="atLeast"/>
        <w:rPr>
          <w:color w:val="FF0000"/>
        </w:rPr>
      </w:pPr>
      <w:r w:rsidRPr="007F5636">
        <w:rPr>
          <w:color w:val="FF0000"/>
        </w:rPr>
        <w:tab/>
      </w:r>
      <w:r w:rsidR="00DC74B1" w:rsidRPr="007F5636">
        <w:rPr>
          <w:color w:val="FF0000"/>
        </w:rPr>
        <w:t>Les différentes variables nécessaires</w:t>
      </w:r>
      <w:r w:rsidRPr="007F5636">
        <w:rPr>
          <w:color w:val="FF0000"/>
        </w:rPr>
        <w:t xml:space="preserve"> sont </w:t>
      </w:r>
      <w:r w:rsidR="00DC74B1" w:rsidRPr="007F5636">
        <w:rPr>
          <w:color w:val="FF0000"/>
        </w:rPr>
        <w:t xml:space="preserve">définies pour correspondre à la demande. Ensuite il nous faut changer ce que la validation du formulaire exécute, cela est fait grâce à </w:t>
      </w:r>
    </w:p>
    <w:p w14:paraId="7044E1B4" w14:textId="1A9A16AE" w:rsidR="00DC74B1" w:rsidRPr="007F5636" w:rsidRDefault="00DC74B1" w:rsidP="0034226A">
      <w:pPr>
        <w:spacing w:line="285" w:lineRule="atLeast"/>
        <w:rPr>
          <w:color w:val="FF0000"/>
        </w:rPr>
      </w:pPr>
      <w:r w:rsidRPr="007F5636">
        <w:rPr>
          <w:color w:val="FF0000"/>
        </w:rPr>
        <w:t>« $(‘#chat’</w:t>
      </w:r>
      <w:proofErr w:type="gramStart"/>
      <w:r w:rsidRPr="007F5636">
        <w:rPr>
          <w:color w:val="FF0000"/>
        </w:rPr>
        <w:t>).off</w:t>
      </w:r>
      <w:proofErr w:type="gramEnd"/>
      <w:r w:rsidRPr="007F5636">
        <w:rPr>
          <w:color w:val="FF0000"/>
        </w:rPr>
        <w:t>(‘submit’).on(‘submit’, function(e) {». Nous désactivons l’action d’</w:t>
      </w:r>
      <w:r w:rsidR="00BF5A68" w:rsidRPr="007F5636">
        <w:rPr>
          <w:color w:val="FF0000"/>
        </w:rPr>
        <w:t>envoi</w:t>
      </w:r>
      <w:r w:rsidRPr="007F5636">
        <w:rPr>
          <w:color w:val="FF0000"/>
        </w:rPr>
        <w:t xml:space="preserve"> du formulaire et l’activons de nouveau pour qu’elle exécute la fonction définit ensuite.</w:t>
      </w:r>
    </w:p>
    <w:p w14:paraId="0BA1F4EB" w14:textId="4CD2C6CE" w:rsidR="00DC74B1" w:rsidRPr="007F5636" w:rsidRDefault="00DC74B1" w:rsidP="0034226A">
      <w:pPr>
        <w:spacing w:line="285" w:lineRule="atLeast"/>
        <w:rPr>
          <w:color w:val="FF0000"/>
        </w:rPr>
      </w:pPr>
      <w:r w:rsidRPr="007F5636">
        <w:rPr>
          <w:color w:val="FF0000"/>
        </w:rPr>
        <w:lastRenderedPageBreak/>
        <w:tab/>
        <w:t>La création d’un « </w:t>
      </w:r>
      <w:proofErr w:type="gramStart"/>
      <w:r w:rsidRPr="007F5636">
        <w:rPr>
          <w:color w:val="FF0000"/>
        </w:rPr>
        <w:t>FormData(</w:t>
      </w:r>
      <w:proofErr w:type="gramEnd"/>
      <w:r w:rsidRPr="007F5636">
        <w:rPr>
          <w:color w:val="FF0000"/>
        </w:rPr>
        <w:t xml:space="preserve">) » permet de définir et d’ajouter </w:t>
      </w:r>
      <w:r w:rsidR="003649FC" w:rsidRPr="007F5636">
        <w:rPr>
          <w:color w:val="FF0000"/>
        </w:rPr>
        <w:t xml:space="preserve">les information nécessaire. </w:t>
      </w:r>
    </w:p>
    <w:p w14:paraId="1DFE784A" w14:textId="0A73C830" w:rsidR="003649FC" w:rsidRPr="007F5636" w:rsidRDefault="003649FC" w:rsidP="0034226A">
      <w:pPr>
        <w:spacing w:line="285" w:lineRule="atLeast"/>
        <w:rPr>
          <w:color w:val="FF0000"/>
        </w:rPr>
      </w:pPr>
      <w:r w:rsidRPr="007F5636">
        <w:rPr>
          <w:color w:val="FF0000"/>
        </w:rPr>
        <w:tab/>
        <w:t>La deuxième condition « if (</w:t>
      </w:r>
      <w:proofErr w:type="gramStart"/>
      <w:r w:rsidRPr="007F5636">
        <w:rPr>
          <w:color w:val="FF0000"/>
        </w:rPr>
        <w:t>fileInput.files.length</w:t>
      </w:r>
      <w:proofErr w:type="gramEnd"/>
      <w:r w:rsidRPr="007F5636">
        <w:rPr>
          <w:color w:val="FF0000"/>
        </w:rPr>
        <w:t> != 0) » vérifie si un fichier est joint au message. Si c’est le cas, le nom du fichier est récupéré pour l’enregistrer en BDD et le lié au message. Les fichiers ne sont pas sauvegardés en BDD mais dans le dossier « writable/chatFiles » pour une meilleure sécurité et un accès limité aux fichiers.</w:t>
      </w:r>
    </w:p>
    <w:p w14:paraId="37858F7B" w14:textId="532CEF9A" w:rsidR="003649FC" w:rsidRPr="007F5636" w:rsidRDefault="003649FC" w:rsidP="0034226A">
      <w:pPr>
        <w:spacing w:line="285" w:lineRule="atLeast"/>
        <w:rPr>
          <w:color w:val="FF0000"/>
        </w:rPr>
      </w:pPr>
      <w:r w:rsidRPr="007F5636">
        <w:rPr>
          <w:color w:val="FF0000"/>
        </w:rPr>
        <w:tab/>
        <w:t>Une fois toutes les informations récupérées, une requête ajax effectue l’appel au controller. (Figure 2</w:t>
      </w:r>
      <w:r w:rsidR="0007031A">
        <w:rPr>
          <w:color w:val="FF0000"/>
        </w:rPr>
        <w:t>5</w:t>
      </w:r>
      <w:r w:rsidRPr="007F5636">
        <w:rPr>
          <w:color w:val="FF0000"/>
        </w:rPr>
        <w:t>)</w:t>
      </w:r>
    </w:p>
    <w:p w14:paraId="3C254095" w14:textId="77777777" w:rsidR="003649FC" w:rsidRPr="007F5636" w:rsidRDefault="003649FC" w:rsidP="003649FC">
      <w:pPr>
        <w:keepNext/>
        <w:spacing w:line="285" w:lineRule="atLeast"/>
        <w:jc w:val="center"/>
      </w:pPr>
      <w:r w:rsidRPr="007F5636">
        <w:rPr>
          <w:noProof/>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4B9F0F9"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25</w:t>
      </w:r>
      <w:r w:rsidRPr="007F5636">
        <w:fldChar w:fldCharType="end"/>
      </w:r>
      <w:r w:rsidRPr="007F5636">
        <w:t xml:space="preserve"> requête ajax</w:t>
      </w:r>
    </w:p>
    <w:p w14:paraId="28408D7A" w14:textId="282E0F1A" w:rsidR="0034226A" w:rsidRPr="007F5636" w:rsidRDefault="00D847F2" w:rsidP="00D37A69">
      <w:pPr>
        <w:spacing w:line="360" w:lineRule="auto"/>
        <w:jc w:val="both"/>
        <w:rPr>
          <w:color w:val="FF0000"/>
        </w:rPr>
      </w:pPr>
      <w:r w:rsidRPr="007F5636">
        <w:rPr>
          <w:color w:val="FF0000"/>
        </w:rPr>
        <w:t>Cette fonction utilise le route postMessage qui mène au ChatController et exécute la fonction postMessage. « </w:t>
      </w:r>
      <w:proofErr w:type="gramStart"/>
      <w:r w:rsidRPr="007F5636">
        <w:rPr>
          <w:color w:val="FF0000"/>
        </w:rPr>
        <w:t>data</w:t>
      </w:r>
      <w:proofErr w:type="gramEnd"/>
      <w:r w:rsidRPr="007F5636">
        <w:rPr>
          <w:color w:val="FF0000"/>
        </w:rPr>
        <w:t xml:space="preserve"> » correspond à l’ensemble des données </w:t>
      </w:r>
      <w:r w:rsidR="000B3763" w:rsidRPr="007F5636">
        <w:rPr>
          <w:color w:val="FF0000"/>
        </w:rPr>
        <w:t>que nous voulons enregistrer en BDD.</w:t>
      </w:r>
    </w:p>
    <w:p w14:paraId="61BCAB15" w14:textId="128A5F66" w:rsidR="003E6F0B" w:rsidRPr="007F5636" w:rsidRDefault="000B3763" w:rsidP="00214FC9">
      <w:pPr>
        <w:pStyle w:val="Titre3"/>
      </w:pPr>
      <w:bookmarkStart w:id="38" w:name="_Toc165972631"/>
      <w:r w:rsidRPr="007F5636">
        <w:t>Upload et affichage des fichiers joints</w:t>
      </w:r>
      <w:bookmarkEnd w:id="38"/>
    </w:p>
    <w:p w14:paraId="43B19001" w14:textId="2B270C90" w:rsidR="00CB4DC2" w:rsidRPr="007F5636" w:rsidRDefault="00CB4DC2" w:rsidP="00CB4DC2"/>
    <w:p w14:paraId="3B44F929" w14:textId="330ABC57" w:rsidR="007074FE" w:rsidRPr="007F5636" w:rsidRDefault="000B3763" w:rsidP="0037749C">
      <w:pPr>
        <w:spacing w:line="360" w:lineRule="auto"/>
        <w:ind w:firstLine="720"/>
        <w:jc w:val="both"/>
        <w:rPr>
          <w:color w:val="FF0000"/>
        </w:rPr>
      </w:pPr>
      <w:r w:rsidRPr="007F5636">
        <w:rPr>
          <w:color w:val="FF0000"/>
        </w:rPr>
        <w:t xml:space="preserve">Le choix à était fait que les fichiers doivent être enregistrer dans le dossier writable/chatFiles/mm/yyyy. </w:t>
      </w:r>
    </w:p>
    <w:p w14:paraId="6635C415" w14:textId="34036526" w:rsidR="00BF65CA" w:rsidRPr="007F5636" w:rsidRDefault="000B3763" w:rsidP="00214FC9">
      <w:pPr>
        <w:pStyle w:val="Titre4"/>
      </w:pPr>
      <w:r w:rsidRPr="007F5636">
        <w:t>La fonction d’upload</w:t>
      </w:r>
    </w:p>
    <w:p w14:paraId="2D040D06" w14:textId="77777777" w:rsidR="00004AF9" w:rsidRPr="007F5636" w:rsidRDefault="00004AF9" w:rsidP="00004AF9"/>
    <w:p w14:paraId="27FD5FEC" w14:textId="77777777" w:rsidR="008C36FF" w:rsidRPr="007F5636" w:rsidRDefault="008C36FF" w:rsidP="008C36FF">
      <w:pPr>
        <w:keepNext/>
        <w:jc w:val="center"/>
      </w:pPr>
      <w:r w:rsidRPr="007F5636">
        <w:rPr>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07A06CBF"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26</w:t>
      </w:r>
      <w:r w:rsidRPr="007F5636">
        <w:fldChar w:fldCharType="end"/>
      </w:r>
      <w:r w:rsidRPr="007F5636">
        <w:t xml:space="preserve"> Fonction Upload</w:t>
      </w:r>
    </w:p>
    <w:p w14:paraId="20695698" w14:textId="57FD1E41" w:rsidR="008C36FF" w:rsidRPr="007F5636" w:rsidRDefault="008C36FF" w:rsidP="008C36FF">
      <w:pPr>
        <w:rPr>
          <w:color w:val="FF0000"/>
        </w:rPr>
      </w:pPr>
      <w:r w:rsidRPr="007F5636">
        <w:tab/>
      </w:r>
      <w:r w:rsidRPr="007F5636">
        <w:rPr>
          <w:color w:val="FF0000"/>
        </w:rPr>
        <w:t>Cette fonction</w:t>
      </w:r>
      <w:r w:rsidR="0007031A">
        <w:rPr>
          <w:color w:val="FF0000"/>
        </w:rPr>
        <w:t xml:space="preserve"> (Figure 26)</w:t>
      </w:r>
      <w:r w:rsidRPr="007F5636">
        <w:rPr>
          <w:color w:val="FF0000"/>
        </w:rPr>
        <w:t xml:space="preserve"> permet l’upload du fichier joint avec la création du sous-dossier avec le nom correspondant s’il n’existe pas. Le nom du fichier est également modifié pour correspondre au format demandé. </w:t>
      </w:r>
    </w:p>
    <w:p w14:paraId="5946559D" w14:textId="1CDD4AEF" w:rsidR="008C36FF" w:rsidRPr="007F5636" w:rsidRDefault="008C36FF" w:rsidP="008C36FF">
      <w:pPr>
        <w:ind w:firstLine="720"/>
        <w:rPr>
          <w:color w:val="FF0000"/>
        </w:rPr>
      </w:pPr>
      <w:r w:rsidRPr="007F5636">
        <w:rPr>
          <w:color w:val="FF0000"/>
        </w:rPr>
        <w:t>Cette fonction est appelée à chaque fois qu’un message avec un fichier joint est envoyé.</w:t>
      </w:r>
    </w:p>
    <w:p w14:paraId="6495E015" w14:textId="77777777" w:rsidR="00815FD4" w:rsidRPr="007F5636" w:rsidRDefault="00815FD4" w:rsidP="0037749C">
      <w:pPr>
        <w:spacing w:line="360" w:lineRule="auto"/>
        <w:jc w:val="both"/>
      </w:pPr>
    </w:p>
    <w:p w14:paraId="3C4D2A3D" w14:textId="77777777" w:rsidR="008C36FF" w:rsidRPr="007F5636" w:rsidRDefault="008C36FF" w:rsidP="0037749C">
      <w:pPr>
        <w:spacing w:line="360" w:lineRule="auto"/>
        <w:jc w:val="both"/>
      </w:pPr>
    </w:p>
    <w:p w14:paraId="5D7B447B" w14:textId="77777777" w:rsidR="008C36FF" w:rsidRPr="007F5636" w:rsidRDefault="008C36FF" w:rsidP="0037749C">
      <w:pPr>
        <w:spacing w:line="360" w:lineRule="auto"/>
        <w:jc w:val="both"/>
      </w:pP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rPr>
          <w:noProof/>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18D86DF0" w:rsidR="00B622D3" w:rsidRPr="007F5636" w:rsidRDefault="005518D3" w:rsidP="005518D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27</w:t>
      </w:r>
      <w:r w:rsidRPr="007F5636">
        <w:fldChar w:fldCharType="end"/>
      </w:r>
      <w:r w:rsidRPr="007F5636">
        <w:t xml:space="preserve"> fonction display</w:t>
      </w:r>
    </w:p>
    <w:p w14:paraId="6A223A5C" w14:textId="6F86D18F" w:rsidR="005518D3" w:rsidRPr="007F5636" w:rsidRDefault="005518D3" w:rsidP="005518D3">
      <w:pPr>
        <w:rPr>
          <w:color w:val="FF0000"/>
        </w:rPr>
      </w:pPr>
      <w:r w:rsidRPr="007F5636">
        <w:tab/>
      </w:r>
      <w:r w:rsidRPr="007F5636">
        <w:rPr>
          <w:color w:val="FF0000"/>
        </w:rPr>
        <w:t xml:space="preserve">Les fichiers étant enregistrés dans le dossier writable ils ne sont pas accessible car le dossier est protégé et interdit la lecture. Il faut donc </w:t>
      </w:r>
      <w:r w:rsidR="00167CB0" w:rsidRPr="007F5636">
        <w:rPr>
          <w:color w:val="FF0000"/>
        </w:rPr>
        <w:t>créer</w:t>
      </w:r>
      <w:r w:rsidRPr="007F5636">
        <w:rPr>
          <w:color w:val="FF0000"/>
        </w:rPr>
        <w:t xml:space="preserve"> une fonction permettant de les récupéré et de les </w:t>
      </w:r>
      <w:r w:rsidR="00167CB0" w:rsidRPr="007F5636">
        <w:rPr>
          <w:color w:val="FF0000"/>
        </w:rPr>
        <w:t>afficher</w:t>
      </w:r>
      <w:r w:rsidRPr="007F5636">
        <w:rPr>
          <w:color w:val="FF0000"/>
        </w:rPr>
        <w:t>.</w:t>
      </w:r>
    </w:p>
    <w:p w14:paraId="04F628FF" w14:textId="7E35AD52" w:rsidR="009C0151" w:rsidRPr="007F5636" w:rsidRDefault="009C0151" w:rsidP="0037749C">
      <w:pPr>
        <w:spacing w:line="360" w:lineRule="auto"/>
        <w:ind w:firstLine="720"/>
        <w:jc w:val="both"/>
        <w:rPr>
          <w:color w:val="FF0000"/>
        </w:rPr>
      </w:pPr>
      <w:r w:rsidRPr="007F5636">
        <w:rPr>
          <w:color w:val="FF0000"/>
        </w:rPr>
        <w:t>Cette fonction</w:t>
      </w:r>
      <w:r w:rsidR="004370E6" w:rsidRPr="007F5636">
        <w:rPr>
          <w:color w:val="FF0000"/>
        </w:rPr>
        <w:t xml:space="preserve"> </w:t>
      </w:r>
      <w:r w:rsidR="0037749C" w:rsidRPr="007F5636">
        <w:rPr>
          <w:color w:val="FF0000"/>
        </w:rPr>
        <w:t xml:space="preserve">(figure </w:t>
      </w:r>
      <w:r w:rsidR="005518D3" w:rsidRPr="007F5636">
        <w:rPr>
          <w:color w:val="FF0000"/>
        </w:rPr>
        <w:t>2</w:t>
      </w:r>
      <w:r w:rsidR="0007031A">
        <w:rPr>
          <w:color w:val="FF0000"/>
        </w:rPr>
        <w:t>7</w:t>
      </w:r>
      <w:r w:rsidR="0037749C" w:rsidRPr="007F5636">
        <w:rPr>
          <w:color w:val="FF0000"/>
        </w:rPr>
        <w:t xml:space="preserve">) </w:t>
      </w:r>
      <w:r w:rsidR="00167CB0" w:rsidRPr="007F5636">
        <w:rPr>
          <w:color w:val="FF0000"/>
        </w:rPr>
        <w:t xml:space="preserve">utilise une instance de </w:t>
      </w:r>
      <w:proofErr w:type="gramStart"/>
      <w:r w:rsidR="00167CB0" w:rsidRPr="007F5636">
        <w:rPr>
          <w:color w:val="FF0000"/>
        </w:rPr>
        <w:t>FileModel(</w:t>
      </w:r>
      <w:proofErr w:type="gramEnd"/>
      <w:r w:rsidR="00167CB0" w:rsidRPr="007F5636">
        <w:rPr>
          <w:color w:val="FF0000"/>
        </w:rPr>
        <w:t xml:space="preserve">) qui peut </w:t>
      </w:r>
      <w:r w:rsidR="00AA1439" w:rsidRPr="007F5636">
        <w:rPr>
          <w:color w:val="FF0000"/>
        </w:rPr>
        <w:t>utiliser</w:t>
      </w:r>
      <w:r w:rsidR="00167CB0" w:rsidRPr="007F5636">
        <w:rPr>
          <w:color w:val="FF0000"/>
        </w:rPr>
        <w:t xml:space="preserve"> les fonction définit dans le Model.</w:t>
      </w:r>
      <w:r w:rsidR="00AA1439" w:rsidRPr="007F5636">
        <w:rPr>
          <w:color w:val="FF0000"/>
        </w:rPr>
        <w:t xml:space="preserve"> L’adresse où les fichiers sont </w:t>
      </w:r>
      <w:r w:rsidR="00672EBE" w:rsidRPr="007F5636">
        <w:rPr>
          <w:color w:val="FF0000"/>
        </w:rPr>
        <w:t>affichés</w:t>
      </w:r>
      <w:r w:rsidR="00AA1439" w:rsidRPr="007F5636">
        <w:rPr>
          <w:color w:val="FF0000"/>
        </w:rPr>
        <w:t xml:space="preserve"> sera utilisé pour l’affichage </w:t>
      </w:r>
      <w:r w:rsidR="0007031A" w:rsidRPr="007F5636">
        <w:rPr>
          <w:color w:val="FF0000"/>
        </w:rPr>
        <w:t>des messages</w:t>
      </w:r>
      <w:r w:rsidR="00AA1439" w:rsidRPr="007F5636">
        <w:rPr>
          <w:color w:val="FF0000"/>
        </w:rPr>
        <w:t xml:space="preserve"> avec un fichier joint.</w:t>
      </w:r>
    </w:p>
    <w:p w14:paraId="583433F5" w14:textId="77777777" w:rsidR="006D766E" w:rsidRPr="007F5636" w:rsidRDefault="006D766E" w:rsidP="0037749C">
      <w:pPr>
        <w:spacing w:line="360" w:lineRule="auto"/>
        <w:jc w:val="both"/>
      </w:pPr>
    </w:p>
    <w:p w14:paraId="667C839C" w14:textId="77777777" w:rsidR="00AA1439" w:rsidRPr="007F5636" w:rsidRDefault="00AA1439" w:rsidP="0037749C">
      <w:pPr>
        <w:spacing w:line="360" w:lineRule="auto"/>
        <w:jc w:val="both"/>
      </w:pPr>
    </w:p>
    <w:p w14:paraId="7C28402F" w14:textId="77777777" w:rsidR="00AA1439" w:rsidRPr="007F5636" w:rsidRDefault="00AA1439" w:rsidP="0037749C">
      <w:pPr>
        <w:spacing w:line="360" w:lineRule="auto"/>
        <w:jc w:val="both"/>
      </w:pPr>
    </w:p>
    <w:p w14:paraId="200064A0" w14:textId="77777777" w:rsidR="00AA1439" w:rsidRPr="007F5636" w:rsidRDefault="00AA1439" w:rsidP="0037749C">
      <w:pPr>
        <w:spacing w:line="360" w:lineRule="auto"/>
        <w:jc w:val="both"/>
      </w:pPr>
    </w:p>
    <w:p w14:paraId="05644AEA" w14:textId="77777777" w:rsidR="00AA1439" w:rsidRPr="007F5636" w:rsidRDefault="00AA1439" w:rsidP="0037749C">
      <w:pPr>
        <w:spacing w:line="360" w:lineRule="auto"/>
        <w:jc w:val="both"/>
      </w:pPr>
    </w:p>
    <w:p w14:paraId="56E23F3B" w14:textId="77777777" w:rsidR="00AA1439" w:rsidRPr="007F5636" w:rsidRDefault="00AA1439" w:rsidP="0037749C">
      <w:pPr>
        <w:spacing w:line="360" w:lineRule="auto"/>
        <w:jc w:val="both"/>
      </w:pPr>
    </w:p>
    <w:p w14:paraId="65423657" w14:textId="77777777" w:rsidR="00AA1439" w:rsidRPr="007F5636" w:rsidRDefault="00AA1439" w:rsidP="0037749C">
      <w:pPr>
        <w:spacing w:line="360" w:lineRule="auto"/>
        <w:jc w:val="both"/>
      </w:pPr>
    </w:p>
    <w:p w14:paraId="4F1AAB2D" w14:textId="77777777" w:rsidR="00AA1439" w:rsidRPr="007F5636" w:rsidRDefault="00AA1439" w:rsidP="0037749C">
      <w:pPr>
        <w:spacing w:line="360" w:lineRule="auto"/>
        <w:jc w:val="both"/>
      </w:pPr>
    </w:p>
    <w:p w14:paraId="3E225187" w14:textId="77777777" w:rsidR="00AA1439" w:rsidRPr="007F5636" w:rsidRDefault="00AA1439" w:rsidP="0037749C">
      <w:pPr>
        <w:spacing w:line="360" w:lineRule="auto"/>
        <w:jc w:val="both"/>
      </w:pPr>
    </w:p>
    <w:p w14:paraId="187D5F1E" w14:textId="302E9BCB" w:rsidR="00F31A35" w:rsidRPr="007F5636" w:rsidRDefault="00F31A35" w:rsidP="00214FC9">
      <w:pPr>
        <w:pStyle w:val="Titre3"/>
      </w:pPr>
      <w:bookmarkStart w:id="39" w:name="_Toc165972632"/>
      <w:r w:rsidRPr="007F5636">
        <w:t xml:space="preserve">Affichage </w:t>
      </w:r>
      <w:r w:rsidR="00AA1439" w:rsidRPr="007F5636">
        <w:t>des messages</w:t>
      </w:r>
      <w:bookmarkEnd w:id="39"/>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51DB55CA" w14:textId="77777777" w:rsidR="00982B01" w:rsidRPr="007F5636" w:rsidRDefault="00982B01" w:rsidP="00982B01"/>
    <w:p w14:paraId="0D07B455" w14:textId="58DD5B20" w:rsidR="00AC35CA" w:rsidRPr="007F5636" w:rsidRDefault="00AC35CA" w:rsidP="00AC35CA">
      <w:pPr>
        <w:keepNext/>
        <w:jc w:val="center"/>
      </w:pPr>
    </w:p>
    <w:p w14:paraId="3F6E3CEF" w14:textId="3D93C449" w:rsidR="00AA1439" w:rsidRPr="007F5636" w:rsidRDefault="006B670F" w:rsidP="00AA1439">
      <w:pPr>
        <w:keepNext/>
        <w:spacing w:line="360" w:lineRule="auto"/>
        <w:jc w:val="center"/>
      </w:pPr>
      <w:r w:rsidRPr="007F5636">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05407577"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28</w:t>
      </w:r>
      <w:r w:rsidRPr="007F5636">
        <w:fldChar w:fldCharType="end"/>
      </w:r>
      <w:r w:rsidRPr="007F5636">
        <w:t xml:space="preserve"> Routes de l'affichage des messages</w:t>
      </w:r>
    </w:p>
    <w:p w14:paraId="19C0FF67" w14:textId="77777777" w:rsidR="0007031A" w:rsidRDefault="00AA1439" w:rsidP="0007031A">
      <w:pPr>
        <w:spacing w:line="360" w:lineRule="auto"/>
        <w:ind w:firstLine="720"/>
        <w:jc w:val="both"/>
        <w:rPr>
          <w:color w:val="FF0000"/>
        </w:rPr>
      </w:pPr>
      <w:r w:rsidRPr="007F5636">
        <w:rPr>
          <w:color w:val="FF0000"/>
        </w:rPr>
        <w:t>Ces routes (figure 2</w:t>
      </w:r>
      <w:r w:rsidR="0007031A">
        <w:rPr>
          <w:color w:val="FF0000"/>
        </w:rPr>
        <w:t>8</w:t>
      </w:r>
      <w:r w:rsidRPr="007F5636">
        <w:rPr>
          <w:color w:val="FF0000"/>
        </w:rPr>
        <w:t xml:space="preserve">), sont utilisés dans les diverses </w:t>
      </w:r>
      <w:r w:rsidR="006B670F" w:rsidRPr="007F5636">
        <w:rPr>
          <w:color w:val="FF0000"/>
        </w:rPr>
        <w:t>scenarii</w:t>
      </w:r>
      <w:r w:rsidR="0007031A">
        <w:rPr>
          <w:color w:val="FF0000"/>
        </w:rPr>
        <w:t>.</w:t>
      </w:r>
    </w:p>
    <w:p w14:paraId="60F64CCA" w14:textId="30467346" w:rsidR="00B013AA" w:rsidRPr="007F5636" w:rsidRDefault="00B013AA" w:rsidP="0007031A">
      <w:pPr>
        <w:pStyle w:val="Titre4"/>
      </w:pPr>
      <w:r w:rsidRPr="007F5636">
        <w:t>Le controller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rPr>
          <w:noProof/>
        </w:rPr>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769DE85A"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29</w:t>
      </w:r>
      <w:r w:rsidRPr="007F5636">
        <w:fldChar w:fldCharType="end"/>
      </w:r>
      <w:r w:rsidRPr="007F5636">
        <w:t xml:space="preserve"> Fonction GetMessage</w:t>
      </w:r>
    </w:p>
    <w:p w14:paraId="7824E982" w14:textId="4B72A755" w:rsidR="00BD7088" w:rsidRPr="007F5636" w:rsidRDefault="006B670F" w:rsidP="0037749C">
      <w:pPr>
        <w:spacing w:line="360" w:lineRule="auto"/>
        <w:ind w:firstLine="720"/>
        <w:jc w:val="both"/>
        <w:rPr>
          <w:color w:val="FF0000"/>
        </w:rPr>
      </w:pPr>
      <w:r w:rsidRPr="007F5636">
        <w:rPr>
          <w:color w:val="FF0000"/>
        </w:rPr>
        <w:t xml:space="preserve">Cette fonction (figure </w:t>
      </w:r>
      <w:r w:rsidR="0007031A">
        <w:rPr>
          <w:color w:val="FF0000"/>
        </w:rPr>
        <w:t>29</w:t>
      </w:r>
      <w:r w:rsidRPr="007F5636">
        <w:rPr>
          <w:color w:val="FF0000"/>
        </w:rPr>
        <w:t xml:space="preserve">) est également </w:t>
      </w:r>
      <w:r w:rsidR="00C44E84" w:rsidRPr="007F5636">
        <w:rPr>
          <w:color w:val="FF0000"/>
        </w:rPr>
        <w:t>appelée</w:t>
      </w:r>
      <w:r w:rsidRPr="007F5636">
        <w:rPr>
          <w:color w:val="FF0000"/>
        </w:rPr>
        <w:t xml:space="preserve"> via une requête ajax</w:t>
      </w:r>
      <w:r w:rsidR="00C44E84" w:rsidRPr="007F5636">
        <w:rPr>
          <w:color w:val="FF0000"/>
        </w:rPr>
        <w:t>. (</w:t>
      </w:r>
      <w:r w:rsidR="0007031A" w:rsidRPr="007F5636">
        <w:rPr>
          <w:color w:val="FF0000"/>
        </w:rPr>
        <w:t>Figure</w:t>
      </w:r>
      <w:r w:rsidR="00C44E84" w:rsidRPr="007F5636">
        <w:rPr>
          <w:color w:val="FF0000"/>
        </w:rPr>
        <w:t xml:space="preserve"> </w:t>
      </w:r>
      <w:r w:rsidR="0007031A">
        <w:rPr>
          <w:color w:val="FF0000"/>
        </w:rPr>
        <w:t>30</w:t>
      </w:r>
      <w:r w:rsidR="00C44E84" w:rsidRPr="007F5636">
        <w:rPr>
          <w:color w:val="FF0000"/>
        </w:rPr>
        <w:t>)</w:t>
      </w:r>
    </w:p>
    <w:p w14:paraId="5E57AC45" w14:textId="77777777" w:rsidR="00C44E84" w:rsidRPr="007F5636" w:rsidRDefault="00C44E84" w:rsidP="00C44E84">
      <w:pPr>
        <w:keepNext/>
        <w:spacing w:line="360" w:lineRule="auto"/>
        <w:ind w:firstLine="720"/>
        <w:jc w:val="center"/>
      </w:pPr>
      <w:r w:rsidRPr="007F5636">
        <w:rPr>
          <w:noProof/>
          <w:color w:val="FF0000"/>
        </w:rPr>
        <w:lastRenderedPageBreak/>
        <w:drawing>
          <wp:inline distT="0" distB="0" distL="0" distR="0" wp14:anchorId="64A42046" wp14:editId="1854DBD6">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658C1D91" w:rsidR="00C44E84" w:rsidRPr="007F5636" w:rsidRDefault="00C44E84" w:rsidP="00C44E84">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30</w:t>
      </w:r>
      <w:r w:rsidRPr="007F5636">
        <w:fldChar w:fldCharType="end"/>
      </w:r>
      <w:r w:rsidRPr="007F5636">
        <w:t xml:space="preserve"> Requête ajax</w:t>
      </w:r>
    </w:p>
    <w:p w14:paraId="226D1D38" w14:textId="77777777" w:rsidR="00C44E84" w:rsidRPr="007F5636" w:rsidRDefault="00C44E84" w:rsidP="00C44E84"/>
    <w:p w14:paraId="4F6AE665" w14:textId="6C406DC1" w:rsidR="00C44E84" w:rsidRPr="007F5636" w:rsidRDefault="00C44E84" w:rsidP="00C44E84">
      <w:pPr>
        <w:rPr>
          <w:color w:val="FF0000"/>
        </w:rPr>
      </w:pPr>
      <w:r w:rsidRPr="007F5636">
        <w:rPr>
          <w:color w:val="FF0000"/>
        </w:rPr>
        <w:tab/>
        <w:t xml:space="preserve">Dans cette requête, les messages sont récupérés sous format JSON, analysé et ajouter au fil de discussion. </w:t>
      </w:r>
    </w:p>
    <w:p w14:paraId="472B17C2" w14:textId="77777777" w:rsidR="00C44E84" w:rsidRPr="007F5636" w:rsidRDefault="00C44E84" w:rsidP="00C44E84">
      <w:pPr>
        <w:rPr>
          <w:color w:val="FF0000"/>
        </w:rPr>
      </w:pPr>
      <w:r w:rsidRPr="007F5636">
        <w:rPr>
          <w:color w:val="FF0000"/>
        </w:rPr>
        <w:tab/>
        <w:t xml:space="preserve">Si le message est lié à un fichier celui-ci est obtenu avec l’adresse retrouvé avec la fonction vue plus haut. </w:t>
      </w:r>
    </w:p>
    <w:p w14:paraId="12B27A0A" w14:textId="2F62FD58" w:rsidR="00C44E84" w:rsidRPr="007F5636" w:rsidRDefault="00C44E84" w:rsidP="00C44E84">
      <w:pPr>
        <w:ind w:firstLine="720"/>
        <w:rPr>
          <w:color w:val="FF0000"/>
        </w:rPr>
      </w:pPr>
      <w:r w:rsidRPr="007F5636">
        <w:rPr>
          <w:color w:val="FF0000"/>
        </w:rPr>
        <w:t>Pour définir la disposition des messages (receveur ou envoyeur) un élément html « hidden » est placé dans le chat général et chat privé qui a pour valeur l’id de la personne authentifier.</w:t>
      </w:r>
    </w:p>
    <w:p w14:paraId="47920483" w14:textId="77777777" w:rsidR="003F3E8C" w:rsidRPr="007F5636" w:rsidRDefault="003F3E8C" w:rsidP="00C44E84">
      <w:pPr>
        <w:ind w:firstLine="720"/>
        <w:rPr>
          <w:color w:val="FF0000"/>
        </w:rPr>
      </w:pPr>
    </w:p>
    <w:p w14:paraId="43941752" w14:textId="77777777" w:rsidR="003F3E8C" w:rsidRPr="007F5636" w:rsidRDefault="003F3E8C" w:rsidP="00C44E84">
      <w:pPr>
        <w:ind w:firstLine="720"/>
        <w:rPr>
          <w:color w:val="FF0000"/>
        </w:rPr>
      </w:pPr>
    </w:p>
    <w:p w14:paraId="3D2F6759" w14:textId="77777777" w:rsidR="003F3E8C" w:rsidRPr="007F5636" w:rsidRDefault="003F3E8C" w:rsidP="00C44E84">
      <w:pPr>
        <w:ind w:firstLine="720"/>
        <w:rPr>
          <w:color w:val="FF0000"/>
        </w:rPr>
      </w:pPr>
    </w:p>
    <w:p w14:paraId="391C371B" w14:textId="77777777" w:rsidR="003F3E8C" w:rsidRPr="007F5636" w:rsidRDefault="003F3E8C" w:rsidP="00C44E84">
      <w:pPr>
        <w:ind w:firstLine="720"/>
        <w:rPr>
          <w:color w:val="FF0000"/>
        </w:rPr>
      </w:pPr>
    </w:p>
    <w:p w14:paraId="254E65E5" w14:textId="77777777" w:rsidR="003F3E8C" w:rsidRPr="007F5636" w:rsidRDefault="003F3E8C" w:rsidP="00C44E84">
      <w:pPr>
        <w:ind w:firstLine="720"/>
        <w:rPr>
          <w:color w:val="FF0000"/>
        </w:rPr>
      </w:pPr>
    </w:p>
    <w:p w14:paraId="7EFF0F9D" w14:textId="77777777" w:rsidR="003F3E8C" w:rsidRPr="007F5636" w:rsidRDefault="003F3E8C" w:rsidP="00C44E84">
      <w:pPr>
        <w:ind w:firstLine="720"/>
        <w:rPr>
          <w:color w:val="FF0000"/>
        </w:rPr>
      </w:pPr>
    </w:p>
    <w:p w14:paraId="1767972C" w14:textId="77777777" w:rsidR="003F3E8C" w:rsidRPr="007F5636" w:rsidRDefault="003F3E8C" w:rsidP="00C44E84">
      <w:pPr>
        <w:ind w:firstLine="720"/>
        <w:rPr>
          <w:color w:val="FF0000"/>
        </w:rPr>
      </w:pPr>
    </w:p>
    <w:p w14:paraId="513038C1" w14:textId="77777777" w:rsidR="003F3E8C" w:rsidRPr="007F5636" w:rsidRDefault="003F3E8C" w:rsidP="00C44E84">
      <w:pPr>
        <w:ind w:firstLine="720"/>
        <w:rPr>
          <w:color w:val="FF0000"/>
        </w:rPr>
      </w:pPr>
    </w:p>
    <w:p w14:paraId="4F8D4BC2" w14:textId="77777777" w:rsidR="003F3E8C" w:rsidRPr="007F5636" w:rsidRDefault="003F3E8C" w:rsidP="00C44E84">
      <w:pPr>
        <w:ind w:firstLine="720"/>
        <w:rPr>
          <w:color w:val="FF0000"/>
        </w:rPr>
      </w:pPr>
    </w:p>
    <w:p w14:paraId="6035AB2D" w14:textId="7AA022C5" w:rsidR="0055647E" w:rsidRPr="007F5636" w:rsidRDefault="0055647E" w:rsidP="003F3E8C">
      <w:pPr>
        <w:pStyle w:val="Titre4"/>
      </w:pPr>
      <w:r w:rsidRPr="007F5636">
        <w:lastRenderedPageBreak/>
        <w:t>Le model</w:t>
      </w:r>
    </w:p>
    <w:p w14:paraId="51B48500" w14:textId="482A7C2F" w:rsidR="003E10DA" w:rsidRPr="007F5636" w:rsidRDefault="003E10DA" w:rsidP="003E10DA">
      <w:pPr>
        <w:keepNext/>
        <w:jc w:val="center"/>
      </w:pPr>
    </w:p>
    <w:p w14:paraId="23D29279" w14:textId="77777777" w:rsidR="003F3E8C" w:rsidRPr="007F5636" w:rsidRDefault="003F3E8C" w:rsidP="003F3E8C">
      <w:pPr>
        <w:keepNext/>
      </w:pPr>
      <w:r w:rsidRPr="007F5636">
        <w:rPr>
          <w:noProof/>
        </w:rPr>
        <w:drawing>
          <wp:inline distT="0" distB="0" distL="0" distR="0" wp14:anchorId="7C600806" wp14:editId="1126CB60">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5B6D1581" w:rsidR="003F3E8C" w:rsidRPr="007F5636" w:rsidRDefault="003F3E8C" w:rsidP="003F3E8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31</w:t>
      </w:r>
      <w:r w:rsidRPr="007F5636">
        <w:fldChar w:fldCharType="end"/>
      </w:r>
      <w:r w:rsidRPr="007F5636">
        <w:t xml:space="preserve"> Fonction getMessage</w:t>
      </w:r>
    </w:p>
    <w:p w14:paraId="3D0A3EF1" w14:textId="7B7DCA9B" w:rsidR="0037749C" w:rsidRPr="007F5636" w:rsidRDefault="001D110E" w:rsidP="003E10DA">
      <w:r w:rsidRPr="007F5636">
        <w:tab/>
      </w:r>
    </w:p>
    <w:p w14:paraId="7ABCD10F" w14:textId="3CEAEBCA" w:rsidR="0037749C" w:rsidRPr="007F5636" w:rsidRDefault="001D110E" w:rsidP="003F3E8C">
      <w:pPr>
        <w:spacing w:line="360" w:lineRule="auto"/>
        <w:ind w:firstLine="720"/>
        <w:jc w:val="both"/>
        <w:rPr>
          <w:color w:val="FF0000"/>
        </w:rPr>
      </w:pPr>
      <w:r w:rsidRPr="007F5636">
        <w:rPr>
          <w:color w:val="FF0000"/>
        </w:rPr>
        <w:t>Cette fonction</w:t>
      </w:r>
      <w:r w:rsidR="0037749C" w:rsidRPr="007F5636">
        <w:rPr>
          <w:color w:val="FF0000"/>
        </w:rPr>
        <w:t xml:space="preserve"> (figure 3</w:t>
      </w:r>
      <w:r w:rsidR="0007031A">
        <w:rPr>
          <w:color w:val="FF0000"/>
        </w:rPr>
        <w:t>1</w:t>
      </w:r>
      <w:r w:rsidR="0037749C" w:rsidRPr="007F5636">
        <w:rPr>
          <w:color w:val="FF0000"/>
        </w:rPr>
        <w:t>)</w:t>
      </w:r>
      <w:r w:rsidRPr="007F5636">
        <w:rPr>
          <w:color w:val="FF0000"/>
        </w:rPr>
        <w:t xml:space="preserve"> </w:t>
      </w:r>
      <w:r w:rsidR="003F3E8C" w:rsidRPr="007F5636">
        <w:rPr>
          <w:color w:val="FF0000"/>
        </w:rPr>
        <w:t xml:space="preserve">permet de récupérer les messages présents en BDD. </w:t>
      </w:r>
    </w:p>
    <w:p w14:paraId="3C1473AD" w14:textId="469A523F" w:rsidR="003F3E8C" w:rsidRPr="007F5636" w:rsidRDefault="003F3E8C" w:rsidP="003F3E8C">
      <w:pPr>
        <w:spacing w:line="360" w:lineRule="auto"/>
        <w:ind w:firstLine="720"/>
        <w:jc w:val="both"/>
        <w:rPr>
          <w:color w:val="FF0000"/>
        </w:rPr>
      </w:pPr>
      <w:r w:rsidRPr="007F5636">
        <w:rPr>
          <w:color w:val="FF0000"/>
        </w:rPr>
        <w:t xml:space="preserve">Les clause </w:t>
      </w:r>
      <w:proofErr w:type="gramStart"/>
      <w:r w:rsidRPr="007F5636">
        <w:rPr>
          <w:color w:val="FF0000"/>
        </w:rPr>
        <w:t>where(</w:t>
      </w:r>
      <w:proofErr w:type="gramEnd"/>
      <w:r w:rsidRPr="007F5636">
        <w:rPr>
          <w:color w:val="FF0000"/>
        </w:rPr>
        <w:t>) sont différentes selon ou se situe l’utilisateur et des allias sont utilisé pour différencier les champs qui ont un nom similaire sur différentes tables utilisées.</w:t>
      </w:r>
    </w:p>
    <w:p w14:paraId="24F0A1E5" w14:textId="77777777" w:rsidR="003F3E8C" w:rsidRPr="007F5636" w:rsidRDefault="003F3E8C" w:rsidP="003F3E8C">
      <w:pPr>
        <w:spacing w:line="360" w:lineRule="auto"/>
        <w:ind w:firstLine="720"/>
        <w:jc w:val="both"/>
        <w:rPr>
          <w:color w:val="FF0000"/>
        </w:rPr>
      </w:pPr>
    </w:p>
    <w:p w14:paraId="6AB83111" w14:textId="77777777" w:rsidR="0000678A" w:rsidRPr="007F5636" w:rsidRDefault="0000678A" w:rsidP="003F3E8C">
      <w:pPr>
        <w:spacing w:line="360" w:lineRule="auto"/>
        <w:ind w:firstLine="720"/>
        <w:jc w:val="both"/>
        <w:rPr>
          <w:color w:val="FF0000"/>
        </w:rPr>
      </w:pPr>
    </w:p>
    <w:p w14:paraId="1174D105" w14:textId="77777777" w:rsidR="0000678A" w:rsidRPr="007F5636" w:rsidRDefault="0000678A" w:rsidP="003F3E8C">
      <w:pPr>
        <w:spacing w:line="360" w:lineRule="auto"/>
        <w:ind w:firstLine="720"/>
        <w:jc w:val="both"/>
        <w:rPr>
          <w:color w:val="FF0000"/>
        </w:rPr>
      </w:pPr>
    </w:p>
    <w:p w14:paraId="52E08E96" w14:textId="77777777" w:rsidR="0000678A" w:rsidRPr="007F5636" w:rsidRDefault="0000678A" w:rsidP="003F3E8C">
      <w:pPr>
        <w:spacing w:line="360" w:lineRule="auto"/>
        <w:ind w:firstLine="720"/>
        <w:jc w:val="both"/>
        <w:rPr>
          <w:color w:val="FF0000"/>
        </w:rPr>
      </w:pPr>
    </w:p>
    <w:p w14:paraId="035007C3" w14:textId="77777777" w:rsidR="0000678A" w:rsidRPr="007F5636" w:rsidRDefault="0000678A" w:rsidP="003F3E8C">
      <w:pPr>
        <w:spacing w:line="360" w:lineRule="auto"/>
        <w:ind w:firstLine="720"/>
        <w:jc w:val="both"/>
        <w:rPr>
          <w:color w:val="FF0000"/>
        </w:rPr>
      </w:pPr>
    </w:p>
    <w:p w14:paraId="188A850E" w14:textId="77777777" w:rsidR="0000678A" w:rsidRPr="007F5636" w:rsidRDefault="0000678A" w:rsidP="003F3E8C">
      <w:pPr>
        <w:spacing w:line="360" w:lineRule="auto"/>
        <w:ind w:firstLine="720"/>
        <w:jc w:val="both"/>
        <w:rPr>
          <w:color w:val="FF0000"/>
        </w:rPr>
      </w:pPr>
    </w:p>
    <w:p w14:paraId="65AF8FA1" w14:textId="77777777" w:rsidR="0000678A" w:rsidRPr="007F5636" w:rsidRDefault="0000678A" w:rsidP="003F3E8C">
      <w:pPr>
        <w:spacing w:line="360" w:lineRule="auto"/>
        <w:ind w:firstLine="720"/>
        <w:jc w:val="both"/>
        <w:rPr>
          <w:color w:val="FF0000"/>
        </w:rPr>
      </w:pPr>
    </w:p>
    <w:p w14:paraId="1C13BE67" w14:textId="77777777" w:rsidR="0000678A" w:rsidRPr="007F5636" w:rsidRDefault="0000678A" w:rsidP="003F3E8C">
      <w:pPr>
        <w:spacing w:line="360" w:lineRule="auto"/>
        <w:ind w:firstLine="720"/>
        <w:jc w:val="both"/>
        <w:rPr>
          <w:color w:val="FF0000"/>
        </w:rPr>
      </w:pPr>
    </w:p>
    <w:p w14:paraId="02C0C4CA" w14:textId="77777777" w:rsidR="0000678A" w:rsidRPr="007F5636" w:rsidRDefault="0000678A" w:rsidP="003F3E8C">
      <w:pPr>
        <w:spacing w:line="360" w:lineRule="auto"/>
        <w:ind w:firstLine="720"/>
        <w:jc w:val="both"/>
        <w:rPr>
          <w:color w:val="FF0000"/>
        </w:rPr>
      </w:pPr>
    </w:p>
    <w:p w14:paraId="104EA99C" w14:textId="77777777" w:rsidR="0000678A" w:rsidRPr="007F5636" w:rsidRDefault="0000678A" w:rsidP="003F3E8C">
      <w:pPr>
        <w:spacing w:line="360" w:lineRule="auto"/>
        <w:ind w:firstLine="720"/>
        <w:jc w:val="both"/>
        <w:rPr>
          <w:color w:val="FF0000"/>
        </w:rPr>
      </w:pPr>
    </w:p>
    <w:p w14:paraId="5331A874" w14:textId="77777777" w:rsidR="0000678A" w:rsidRPr="007F5636" w:rsidRDefault="0000678A" w:rsidP="0000678A">
      <w:pPr>
        <w:pStyle w:val="Titre3"/>
      </w:pPr>
      <w:bookmarkStart w:id="40" w:name="_Toc165972633"/>
      <w:r w:rsidRPr="007F5636">
        <w:lastRenderedPageBreak/>
        <w:t>Utilisation de Javascript pour éviter un maximum les rechargements de pages</w:t>
      </w:r>
      <w:bookmarkEnd w:id="40"/>
    </w:p>
    <w:p w14:paraId="33184794" w14:textId="77777777" w:rsidR="0000678A" w:rsidRPr="007F5636" w:rsidRDefault="0000678A" w:rsidP="0000678A"/>
    <w:p w14:paraId="3B8670E6" w14:textId="77777777" w:rsidR="0000678A" w:rsidRPr="007F5636" w:rsidRDefault="0000678A" w:rsidP="0000678A">
      <w:pPr>
        <w:keepNext/>
        <w:jc w:val="center"/>
      </w:pPr>
      <w:commentRangeStart w:id="41"/>
      <w:r w:rsidRPr="007F5636">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7DC57F7E"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32</w:t>
      </w:r>
      <w:r w:rsidRPr="007F5636">
        <w:fldChar w:fldCharType="end"/>
      </w:r>
      <w:r w:rsidRPr="007F5636">
        <w:t xml:space="preserve"> Fonction JS</w:t>
      </w:r>
    </w:p>
    <w:p w14:paraId="34F2B13C" w14:textId="272811B2" w:rsidR="0000678A" w:rsidRPr="007F5636" w:rsidRDefault="0000678A" w:rsidP="0000678A">
      <w:pPr>
        <w:rPr>
          <w:color w:val="FF0000"/>
        </w:rPr>
      </w:pPr>
      <w:r w:rsidRPr="007F5636">
        <w:tab/>
      </w:r>
      <w:r w:rsidRPr="007F5636">
        <w:rPr>
          <w:color w:val="FF0000"/>
        </w:rPr>
        <w:t>Sur la figure 31, nous pouvons voir différentes fonctions qui s’exécute dès le chargement de la page. Des événements sont ajoutés aux clicks de la souris ou de la pression de la touche entré.</w:t>
      </w:r>
    </w:p>
    <w:p w14:paraId="7C13B414" w14:textId="17D647BA" w:rsidR="0000678A" w:rsidRPr="007F5636" w:rsidRDefault="0000678A" w:rsidP="0000678A">
      <w:pPr>
        <w:rPr>
          <w:color w:val="FF0000"/>
        </w:rPr>
      </w:pPr>
      <w:r w:rsidRPr="007F5636">
        <w:rPr>
          <w:color w:val="FF0000"/>
        </w:rPr>
        <w:tab/>
        <w:t xml:space="preserve">La fonction verifEntree est utilisé pour être sûr que la touche utilisée est bien la touche entrée. Et effectue la fonction </w:t>
      </w:r>
      <w:proofErr w:type="gramStart"/>
      <w:r w:rsidRPr="007F5636">
        <w:rPr>
          <w:color w:val="FF0000"/>
        </w:rPr>
        <w:t>ajoutMessage(</w:t>
      </w:r>
      <w:proofErr w:type="gramEnd"/>
      <w:r w:rsidRPr="007F5636">
        <w:rPr>
          <w:color w:val="FF0000"/>
        </w:rPr>
        <w:t>).</w:t>
      </w:r>
    </w:p>
    <w:p w14:paraId="7A7D0504" w14:textId="77777777" w:rsidR="0000678A" w:rsidRPr="007F5636" w:rsidRDefault="0000678A" w:rsidP="0000678A">
      <w:pPr>
        <w:keepNext/>
        <w:jc w:val="center"/>
      </w:pPr>
      <w:r w:rsidRPr="007F5636">
        <w:rPr>
          <w:noProof/>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7D4175D9"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33</w:t>
      </w:r>
      <w:r w:rsidRPr="007F5636">
        <w:fldChar w:fldCharType="end"/>
      </w:r>
      <w:r w:rsidRPr="007F5636">
        <w:t xml:space="preserve"> Fonction verifEntree</w:t>
      </w:r>
    </w:p>
    <w:p w14:paraId="5D862D53" w14:textId="1CFAB0AE" w:rsidR="0000678A" w:rsidRPr="007F5636" w:rsidRDefault="0000678A" w:rsidP="0000678A">
      <w:pPr>
        <w:rPr>
          <w:color w:val="FF0000"/>
        </w:rPr>
      </w:pPr>
      <w:r w:rsidRPr="007F5636">
        <w:rPr>
          <w:color w:val="FF0000"/>
        </w:rPr>
        <w:tab/>
        <w:t xml:space="preserve">La fonction d’affichage des messages </w:t>
      </w:r>
      <w:proofErr w:type="gramStart"/>
      <w:r w:rsidRPr="007F5636">
        <w:rPr>
          <w:color w:val="FF0000"/>
        </w:rPr>
        <w:t>est</w:t>
      </w:r>
      <w:proofErr w:type="gramEnd"/>
      <w:r w:rsidRPr="007F5636">
        <w:rPr>
          <w:color w:val="FF0000"/>
        </w:rPr>
        <w:t xml:space="preserve"> exécuté toutes les secondes ce qui permet que les messages soit affiché en temps réel sans avoir à rafraichir la page par l’utilisateur.</w:t>
      </w:r>
      <w:commentRangeEnd w:id="41"/>
      <w:r w:rsidRPr="007F5636">
        <w:rPr>
          <w:rStyle w:val="Marquedecommentaire"/>
        </w:rPr>
        <w:commentReference w:id="41"/>
      </w:r>
      <w:r w:rsidR="00791E4F" w:rsidRPr="007F5636">
        <w:rPr>
          <w:color w:val="FF0000"/>
        </w:rPr>
        <w:t xml:space="preserve"> Et est présenter sur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17CE5638" w14:textId="77777777" w:rsidR="000234D8" w:rsidRDefault="0007031A" w:rsidP="00C4539D">
      <w:pPr>
        <w:pStyle w:val="Titre3"/>
        <w:tabs>
          <w:tab w:val="left" w:pos="7236"/>
        </w:tabs>
        <w:rPr>
          <w:color w:val="FF0000"/>
        </w:rPr>
      </w:pPr>
      <w:bookmarkStart w:id="42" w:name="_Toc165972634"/>
      <w:r w:rsidRPr="000234D8">
        <w:rPr>
          <w:rStyle w:val="Titre2Car"/>
        </w:rPr>
        <w:lastRenderedPageBreak/>
        <w:t>Docker</w:t>
      </w:r>
      <w:bookmarkEnd w:id="42"/>
    </w:p>
    <w:p w14:paraId="2912933F" w14:textId="71D1C4C4" w:rsidR="0007031A" w:rsidRPr="00515A4F" w:rsidRDefault="00C4539D" w:rsidP="00515A4F">
      <w:pPr>
        <w:rPr>
          <w:color w:val="FF0000"/>
        </w:rPr>
      </w:pPr>
      <w:r>
        <w:tab/>
      </w:r>
      <w:r w:rsidR="000234D8" w:rsidRPr="00515A4F">
        <w:rPr>
          <w:color w:val="FF0000"/>
        </w:rPr>
        <w:t xml:space="preserve">Docker est un outil permettant </w:t>
      </w:r>
      <w:r w:rsidR="00B7229D" w:rsidRPr="00515A4F">
        <w:rPr>
          <w:color w:val="FF0000"/>
        </w:rPr>
        <w:t>d’empaqueter une application et ses dépendances dans un conteneur qui pourra, par la suite, être exécuté sur n’importe quel serveur. Cette pratique permet, entre autres, de faire fonctionner de manière de stable une application quelle que soit la machine hôte.</w:t>
      </w:r>
    </w:p>
    <w:p w14:paraId="6F5840FD" w14:textId="70249D05" w:rsidR="00B7229D" w:rsidRPr="00515A4F" w:rsidRDefault="00B7229D" w:rsidP="00515A4F">
      <w:pPr>
        <w:rPr>
          <w:color w:val="FF0000"/>
        </w:rPr>
      </w:pPr>
      <w:r w:rsidRPr="00515A4F">
        <w:rPr>
          <w:color w:val="FF0000"/>
        </w:rPr>
        <w:tab/>
        <w:t>Pour créer un conteneur, nous devons au préalable, construire une image de l’application. Les images peuvent être facilement partagées</w:t>
      </w:r>
      <w:r w:rsidR="00AC1B9C" w:rsidRPr="00515A4F">
        <w:rPr>
          <w:color w:val="FF0000"/>
        </w:rPr>
        <w:t xml:space="preserve"> et contiennent tout ce qui est nécessaire pour le bon fonctionnement d’une application.</w:t>
      </w:r>
      <w:r w:rsidR="00191032" w:rsidRPr="00515A4F">
        <w:rPr>
          <w:color w:val="FF0000"/>
        </w:rPr>
        <w:t xml:space="preserve"> </w:t>
      </w:r>
    </w:p>
    <w:p w14:paraId="7ACA470D" w14:textId="77777777" w:rsidR="00AC1B9C" w:rsidRDefault="00AC1B9C" w:rsidP="00B7229D">
      <w:pPr>
        <w:rPr>
          <w:color w:val="FF0000"/>
        </w:rPr>
      </w:pPr>
    </w:p>
    <w:p w14:paraId="5E70EE28" w14:textId="2CC77C83" w:rsidR="00AC1B9C" w:rsidRDefault="00AC1B9C" w:rsidP="00AC1B9C">
      <w:pPr>
        <w:pStyle w:val="Titre3"/>
      </w:pPr>
      <w:bookmarkStart w:id="43" w:name="_Toc165972635"/>
      <w:r>
        <w:t>Dockerfile</w:t>
      </w:r>
      <w:bookmarkEnd w:id="43"/>
    </w:p>
    <w:p w14:paraId="38F51979" w14:textId="77777777" w:rsidR="00700223" w:rsidRPr="00700223" w:rsidRDefault="00700223" w:rsidP="00700223"/>
    <w:p w14:paraId="3AFC0523" w14:textId="235607EF" w:rsidR="00AC1B9C" w:rsidRDefault="00AC1B9C" w:rsidP="00AC1B9C">
      <w:pPr>
        <w:rPr>
          <w:color w:val="FF0000"/>
        </w:rPr>
      </w:pPr>
      <w:r>
        <w:tab/>
      </w:r>
      <w:r>
        <w:rPr>
          <w:color w:val="FF0000"/>
        </w:rPr>
        <w:t xml:space="preserve">Le Dockerfile est un fichier texte qui contient les instructions permettant de construire une image Docker. </w:t>
      </w:r>
    </w:p>
    <w:p w14:paraId="73617ED4" w14:textId="77777777" w:rsidR="00AC1B9C" w:rsidRDefault="00AC1B9C" w:rsidP="00AC1B9C">
      <w:pPr>
        <w:keepNext/>
        <w:jc w:val="center"/>
      </w:pPr>
      <w:r>
        <w:rPr>
          <w:noProof/>
          <w:color w:val="FF0000"/>
        </w:rPr>
        <w:drawing>
          <wp:inline distT="0" distB="0" distL="0" distR="0" wp14:anchorId="74370D1A" wp14:editId="3A51FF59">
            <wp:extent cx="4858428" cy="2219635"/>
            <wp:effectExtent l="0" t="0" r="0" b="9525"/>
            <wp:docPr id="1879766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699" name="Image 1"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858428" cy="2219635"/>
                    </a:xfrm>
                    <a:prstGeom prst="rect">
                      <a:avLst/>
                    </a:prstGeom>
                  </pic:spPr>
                </pic:pic>
              </a:graphicData>
            </a:graphic>
          </wp:inline>
        </w:drawing>
      </w:r>
    </w:p>
    <w:p w14:paraId="2B59FF63" w14:textId="52B51636" w:rsidR="00AC1B9C" w:rsidRDefault="00AC1B9C" w:rsidP="00AC1B9C">
      <w:pPr>
        <w:pStyle w:val="Lgende"/>
        <w:jc w:val="center"/>
      </w:pPr>
      <w:r>
        <w:t xml:space="preserve">Figure </w:t>
      </w:r>
      <w:r>
        <w:fldChar w:fldCharType="begin"/>
      </w:r>
      <w:r>
        <w:instrText xml:space="preserve"> SEQ Figure \* ARABIC </w:instrText>
      </w:r>
      <w:r>
        <w:fldChar w:fldCharType="separate"/>
      </w:r>
      <w:r w:rsidR="00D92E85">
        <w:rPr>
          <w:noProof/>
        </w:rPr>
        <w:t>34</w:t>
      </w:r>
      <w:r>
        <w:fldChar w:fldCharType="end"/>
      </w:r>
      <w:r>
        <w:t xml:space="preserve"> Dockerfile</w:t>
      </w:r>
    </w:p>
    <w:p w14:paraId="7795DA55" w14:textId="539C6408" w:rsidR="00AC1B9C" w:rsidRDefault="00AC1B9C" w:rsidP="00AC1B9C">
      <w:pPr>
        <w:rPr>
          <w:color w:val="FF0000"/>
        </w:rPr>
      </w:pPr>
      <w:r>
        <w:rPr>
          <w:color w:val="FF0000"/>
        </w:rPr>
        <w:tab/>
        <w:t>Sur la figure 34 nous pouvons voir les instructions</w:t>
      </w:r>
      <w:r w:rsidR="00191032">
        <w:rPr>
          <w:color w:val="FF0000"/>
        </w:rPr>
        <w:t xml:space="preserve"> de création de l’image de l’application :</w:t>
      </w:r>
    </w:p>
    <w:p w14:paraId="3CE3CE79" w14:textId="74FE0867" w:rsidR="00191032" w:rsidRPr="00191032" w:rsidRDefault="00191032" w:rsidP="00191032">
      <w:pPr>
        <w:pStyle w:val="Paragraphedeliste"/>
        <w:numPr>
          <w:ilvl w:val="0"/>
          <w:numId w:val="5"/>
        </w:numPr>
        <w:rPr>
          <w:b/>
          <w:bCs/>
          <w:color w:val="FF0000"/>
        </w:rPr>
      </w:pPr>
      <w:r>
        <w:rPr>
          <w:b/>
          <w:bCs/>
          <w:color w:val="FF0000"/>
        </w:rPr>
        <w:t xml:space="preserve">FROM : </w:t>
      </w:r>
      <w:r>
        <w:rPr>
          <w:color w:val="FF0000"/>
        </w:rPr>
        <w:t>Indique l’image de base qui est utilisé pour construire l’image.</w:t>
      </w:r>
    </w:p>
    <w:p w14:paraId="0907E646" w14:textId="6A753AF5" w:rsidR="00191032" w:rsidRPr="00191032" w:rsidRDefault="00191032" w:rsidP="00191032">
      <w:pPr>
        <w:pStyle w:val="Paragraphedeliste"/>
        <w:numPr>
          <w:ilvl w:val="0"/>
          <w:numId w:val="5"/>
        </w:numPr>
        <w:rPr>
          <w:b/>
          <w:bCs/>
          <w:color w:val="FF0000"/>
        </w:rPr>
      </w:pPr>
      <w:r w:rsidRPr="00191032">
        <w:rPr>
          <w:b/>
          <w:bCs/>
          <w:color w:val="FF0000"/>
        </w:rPr>
        <w:t>COPY</w:t>
      </w:r>
      <w:r>
        <w:rPr>
          <w:b/>
          <w:bCs/>
          <w:color w:val="FF0000"/>
        </w:rPr>
        <w:t xml:space="preserve"> : </w:t>
      </w:r>
      <w:r>
        <w:rPr>
          <w:color w:val="FF0000"/>
        </w:rPr>
        <w:t>Copie les fichiers et les répertoires dans le conteneur.</w:t>
      </w:r>
    </w:p>
    <w:p w14:paraId="1212089A" w14:textId="48E5AD9B" w:rsidR="00191032" w:rsidRPr="00700223" w:rsidRDefault="00191032" w:rsidP="00191032">
      <w:pPr>
        <w:pStyle w:val="Paragraphedeliste"/>
        <w:numPr>
          <w:ilvl w:val="0"/>
          <w:numId w:val="5"/>
        </w:numPr>
        <w:rPr>
          <w:b/>
          <w:bCs/>
          <w:color w:val="FF0000"/>
        </w:rPr>
      </w:pPr>
      <w:r w:rsidRPr="00191032">
        <w:rPr>
          <w:b/>
          <w:bCs/>
          <w:color w:val="FF0000"/>
        </w:rPr>
        <w:t>R</w:t>
      </w:r>
      <w:r>
        <w:rPr>
          <w:b/>
          <w:bCs/>
          <w:color w:val="FF0000"/>
        </w:rPr>
        <w:t>UN</w:t>
      </w:r>
      <w:r w:rsidRPr="00191032">
        <w:rPr>
          <w:b/>
          <w:bCs/>
          <w:color w:val="FF0000"/>
        </w:rPr>
        <w:t> :</w:t>
      </w:r>
      <w:r>
        <w:rPr>
          <w:b/>
          <w:bCs/>
          <w:color w:val="FF0000"/>
        </w:rPr>
        <w:t xml:space="preserve"> </w:t>
      </w:r>
      <w:r w:rsidR="00700223">
        <w:rPr>
          <w:color w:val="FF0000"/>
        </w:rPr>
        <w:t>Exécute une commande dans le conteneur.</w:t>
      </w:r>
    </w:p>
    <w:p w14:paraId="33530F8C" w14:textId="4F34455A" w:rsidR="00700223" w:rsidRPr="00700223" w:rsidRDefault="00700223" w:rsidP="00191032">
      <w:pPr>
        <w:pStyle w:val="Paragraphedeliste"/>
        <w:numPr>
          <w:ilvl w:val="0"/>
          <w:numId w:val="5"/>
        </w:numPr>
        <w:rPr>
          <w:b/>
          <w:bCs/>
          <w:color w:val="FF0000"/>
        </w:rPr>
      </w:pPr>
      <w:r>
        <w:rPr>
          <w:b/>
          <w:bCs/>
          <w:color w:val="FF0000"/>
        </w:rPr>
        <w:t xml:space="preserve">WORKDIR : </w:t>
      </w:r>
      <w:r>
        <w:rPr>
          <w:color w:val="FF0000"/>
        </w:rPr>
        <w:t>Permet de définir le répertoire de travail.</w:t>
      </w:r>
    </w:p>
    <w:p w14:paraId="1CAE78BF" w14:textId="28B65341" w:rsidR="00700223" w:rsidRDefault="00700223" w:rsidP="00700223">
      <w:pPr>
        <w:pStyle w:val="Titre3"/>
      </w:pPr>
      <w:bookmarkStart w:id="44" w:name="_Toc165972636"/>
      <w:r>
        <w:t>D</w:t>
      </w:r>
      <w:r w:rsidRPr="00700223">
        <w:t>ocker-compose</w:t>
      </w:r>
      <w:bookmarkEnd w:id="44"/>
    </w:p>
    <w:p w14:paraId="4A9BABCA" w14:textId="77777777" w:rsidR="00700223" w:rsidRDefault="00700223" w:rsidP="00700223"/>
    <w:p w14:paraId="765EE78D" w14:textId="2CB0D123" w:rsidR="00700223" w:rsidRDefault="00700223" w:rsidP="00700223">
      <w:pPr>
        <w:rPr>
          <w:color w:val="FF0000"/>
        </w:rPr>
      </w:pPr>
      <w:r>
        <w:rPr>
          <w:color w:val="FF0000"/>
        </w:rPr>
        <w:tab/>
        <w:t xml:space="preserve">Docker-compose est un outil </w:t>
      </w:r>
      <w:r w:rsidR="00D92E85">
        <w:rPr>
          <w:color w:val="FF0000"/>
        </w:rPr>
        <w:t xml:space="preserve">permettant de définir et d’exécuter des applications Docker multi-conteneurs. Il permet de définir tous les services nécessaires à l’application. </w:t>
      </w:r>
    </w:p>
    <w:p w14:paraId="651387BF" w14:textId="77777777" w:rsidR="00D92E85" w:rsidRDefault="00D92E85" w:rsidP="00D92E85">
      <w:pPr>
        <w:keepNext/>
        <w:jc w:val="center"/>
      </w:pPr>
      <w:r>
        <w:rPr>
          <w:noProof/>
          <w:color w:val="FF0000"/>
        </w:rPr>
        <w:lastRenderedPageBreak/>
        <w:drawing>
          <wp:inline distT="0" distB="0" distL="0" distR="0" wp14:anchorId="265AF429" wp14:editId="34CF9C57">
            <wp:extent cx="2400635" cy="6744641"/>
            <wp:effectExtent l="0" t="0" r="0" b="0"/>
            <wp:docPr id="1433266764" name="Image 2"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6764" name="Image 2" descr="Une image contenant texte, capture d’écran, menu,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400635" cy="6744641"/>
                    </a:xfrm>
                    <a:prstGeom prst="rect">
                      <a:avLst/>
                    </a:prstGeom>
                  </pic:spPr>
                </pic:pic>
              </a:graphicData>
            </a:graphic>
          </wp:inline>
        </w:drawing>
      </w:r>
    </w:p>
    <w:p w14:paraId="2C5DF8B0" w14:textId="7E60534C" w:rsidR="00D92E85" w:rsidRDefault="00D92E85" w:rsidP="00D92E85">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xml:space="preserve"> Docker-compose</w:t>
      </w:r>
    </w:p>
    <w:p w14:paraId="4A25578D" w14:textId="77777777" w:rsidR="00D92E85" w:rsidRDefault="00D92E85" w:rsidP="00D92E85">
      <w:pPr>
        <w:rPr>
          <w:color w:val="FF0000"/>
        </w:rPr>
      </w:pPr>
      <w:r>
        <w:tab/>
      </w:r>
      <w:r>
        <w:rPr>
          <w:color w:val="FF0000"/>
        </w:rPr>
        <w:t xml:space="preserve">Dans ce Docker-compose trois conteneurs sont créé. </w:t>
      </w:r>
    </w:p>
    <w:p w14:paraId="31C5C60A" w14:textId="43DEB093" w:rsidR="00D92E85" w:rsidRDefault="00D92E85" w:rsidP="00D92E85">
      <w:pPr>
        <w:ind w:firstLine="720"/>
        <w:rPr>
          <w:color w:val="FF0000"/>
        </w:rPr>
      </w:pPr>
      <w:r>
        <w:rPr>
          <w:color w:val="FF0000"/>
        </w:rPr>
        <w:t xml:space="preserve">Le premier est le conteneur de l’application qui utilisera le fichier Dockerfile, expliquer plus haut, pour </w:t>
      </w:r>
      <w:r w:rsidR="0040113F">
        <w:rPr>
          <w:color w:val="FF0000"/>
        </w:rPr>
        <w:t>créer</w:t>
      </w:r>
      <w:r>
        <w:rPr>
          <w:color w:val="FF0000"/>
        </w:rPr>
        <w:t xml:space="preserve"> l’image qui sera dans le conteneur avec les variables d’environnement nécessaires pour se connecter à la base de données. </w:t>
      </w:r>
    </w:p>
    <w:p w14:paraId="4D7BBB47" w14:textId="57E5C344" w:rsidR="0040113F" w:rsidRDefault="0040113F" w:rsidP="00D92E85">
      <w:pPr>
        <w:ind w:firstLine="720"/>
        <w:rPr>
          <w:color w:val="FF0000"/>
        </w:rPr>
      </w:pPr>
      <w:r>
        <w:rPr>
          <w:color w:val="FF0000"/>
        </w:rPr>
        <w:t>L</w:t>
      </w:r>
      <w:r w:rsidR="00D92E85">
        <w:rPr>
          <w:color w:val="FF0000"/>
        </w:rPr>
        <w:t xml:space="preserve">e deuxième </w:t>
      </w:r>
      <w:r>
        <w:rPr>
          <w:color w:val="FF0000"/>
        </w:rPr>
        <w:t>contiendra notre base de données qui sera basé sur l’image officiel mysql. Le mot de passe et la base de données sont définis par des variables d’environnement.</w:t>
      </w:r>
    </w:p>
    <w:p w14:paraId="6056DBB2" w14:textId="18588C9A" w:rsidR="00D92E85" w:rsidRDefault="0040113F" w:rsidP="00D92E85">
      <w:pPr>
        <w:ind w:firstLine="720"/>
        <w:rPr>
          <w:color w:val="FF0000"/>
        </w:rPr>
      </w:pPr>
      <w:r>
        <w:rPr>
          <w:color w:val="FF0000"/>
        </w:rPr>
        <w:lastRenderedPageBreak/>
        <w:t xml:space="preserve"> Enfin le troisième n’est pas obligatoire</w:t>
      </w:r>
      <w:r w:rsidR="00E860E9">
        <w:rPr>
          <w:color w:val="FF0000"/>
        </w:rPr>
        <w:t xml:space="preserve">, il permet de mettre en place Adminer qui est un outil d’administration de base de données semblable à PhpMyAdmin et permettre ainsi d’avoir une </w:t>
      </w:r>
      <w:r w:rsidR="00E860E9" w:rsidRPr="00E860E9">
        <w:rPr>
          <w:color w:val="FF0000"/>
        </w:rPr>
        <w:t xml:space="preserve">accessibilité </w:t>
      </w:r>
      <w:r w:rsidR="00E860E9">
        <w:rPr>
          <w:color w:val="FF0000"/>
        </w:rPr>
        <w:t>facilitée a la base de données.</w:t>
      </w:r>
    </w:p>
    <w:p w14:paraId="58920304" w14:textId="4F05FF3B" w:rsidR="00E860E9" w:rsidRDefault="00E860E9" w:rsidP="00D92E85">
      <w:pPr>
        <w:ind w:firstLine="720"/>
        <w:rPr>
          <w:color w:val="FF0000"/>
        </w:rPr>
      </w:pPr>
      <w:r>
        <w:rPr>
          <w:color w:val="FF0000"/>
        </w:rPr>
        <w:t xml:space="preserve">Un volume est également créé pour permettre </w:t>
      </w:r>
      <w:r w:rsidR="00095C80">
        <w:rPr>
          <w:color w:val="FF0000"/>
        </w:rPr>
        <w:t>la persistance</w:t>
      </w:r>
      <w:r>
        <w:rPr>
          <w:color w:val="FF0000"/>
        </w:rPr>
        <w:t xml:space="preserve"> des données car quand un conteneur est arrêté les données ne sont pas enregistrées. </w:t>
      </w:r>
    </w:p>
    <w:p w14:paraId="65702501" w14:textId="6A63DB02" w:rsidR="00095C80" w:rsidRPr="00D92E85" w:rsidRDefault="00095C80" w:rsidP="00D92E85">
      <w:pPr>
        <w:ind w:firstLine="720"/>
        <w:rPr>
          <w:color w:val="FF0000"/>
        </w:rPr>
      </w:pPr>
      <w:r>
        <w:rPr>
          <w:color w:val="FF0000"/>
        </w:rPr>
        <w:t xml:space="preserve">Lors de la création des conteneurs via un docker-compose, un réseau est créé où </w:t>
      </w:r>
      <w:proofErr w:type="gramStart"/>
      <w:r>
        <w:rPr>
          <w:color w:val="FF0000"/>
        </w:rPr>
        <w:t>les différent conteneurs créé</w:t>
      </w:r>
      <w:proofErr w:type="gramEnd"/>
      <w:r>
        <w:rPr>
          <w:color w:val="FF0000"/>
        </w:rPr>
        <w:t xml:space="preserve"> sont présent et permettre qu’ils soient connecter entre eux.</w:t>
      </w:r>
    </w:p>
    <w:p w14:paraId="62AB073C" w14:textId="77777777" w:rsidR="00700223" w:rsidRPr="00700223" w:rsidRDefault="00700223" w:rsidP="00700223"/>
    <w:p w14:paraId="3AB75FE0" w14:textId="77777777" w:rsidR="00AC1B9C" w:rsidRPr="00AC1B9C" w:rsidRDefault="00AC1B9C" w:rsidP="00AC1B9C"/>
    <w:p w14:paraId="7F8823CE" w14:textId="77777777" w:rsidR="00C4539D" w:rsidRPr="00C4539D" w:rsidRDefault="00C4539D" w:rsidP="00C4539D"/>
    <w:p w14:paraId="68AF1F8A" w14:textId="2159D431" w:rsidR="00BF5A68" w:rsidRPr="007F5636" w:rsidRDefault="00212AA5" w:rsidP="00BF5A68">
      <w:pPr>
        <w:pStyle w:val="Titre2"/>
      </w:pPr>
      <w:bookmarkStart w:id="45" w:name="_Toc165972637"/>
      <w:commentRangeStart w:id="46"/>
      <w:r w:rsidRPr="007F5636">
        <w:t>Tests effectués</w:t>
      </w:r>
      <w:commentRangeEnd w:id="46"/>
      <w:r w:rsidR="002E3E04" w:rsidRPr="007F5636">
        <w:rPr>
          <w:rStyle w:val="Marquedecommentaire"/>
          <w:rFonts w:asciiTheme="minorHAnsi" w:eastAsiaTheme="minorHAnsi" w:hAnsiTheme="minorHAnsi" w:cstheme="minorBidi"/>
          <w:b w:val="0"/>
          <w:color w:val="auto"/>
          <w:u w:val="none"/>
        </w:rPr>
        <w:commentReference w:id="46"/>
      </w:r>
      <w:bookmarkEnd w:id="45"/>
    </w:p>
    <w:p w14:paraId="73EE0051" w14:textId="77777777" w:rsidR="00BF5A68" w:rsidRPr="007F5636" w:rsidRDefault="00BF5A68" w:rsidP="00BF5A68"/>
    <w:p w14:paraId="5279257C" w14:textId="54DCF883" w:rsidR="00212AA5" w:rsidRPr="007F5636" w:rsidRDefault="00BF5A68" w:rsidP="00A43003">
      <w:r w:rsidRPr="007F5636">
        <w:tab/>
      </w:r>
      <w:r w:rsidRPr="007F5636">
        <w:rPr>
          <w:color w:val="FF0000"/>
        </w:rPr>
        <w:t>Durant ce projet je n’ai mis en place que des tests d’acceptations</w:t>
      </w:r>
      <w:r w:rsidR="00212AA5" w:rsidRPr="007F5636">
        <w:t xml:space="preserve"> </w:t>
      </w:r>
      <w:r w:rsidR="00A43003" w:rsidRPr="007F5636">
        <w:rPr>
          <w:color w:val="FF0000"/>
        </w:rPr>
        <w:t>pour les effectuer j’ai fait</w:t>
      </w:r>
      <w:r w:rsidR="00212AA5" w:rsidRPr="007F5636">
        <w:t xml:space="preserve"> appel à des personnes extérieures que je souhaite grandement remercier, </w:t>
      </w:r>
      <w:r w:rsidR="00F16085" w:rsidRPr="007F5636">
        <w:rPr>
          <w:b/>
          <w:bCs/>
        </w:rPr>
        <w:t>GUNNING Sky</w:t>
      </w:r>
      <w:r w:rsidR="00212AA5" w:rsidRPr="007F5636">
        <w:rPr>
          <w:b/>
          <w:bCs/>
        </w:rPr>
        <w:t xml:space="preserve">, </w:t>
      </w:r>
      <w:r w:rsidR="00F16085" w:rsidRPr="007F5636">
        <w:rPr>
          <w:b/>
          <w:bCs/>
        </w:rPr>
        <w:t xml:space="preserve">BAYONNOVE Robin </w:t>
      </w:r>
      <w:r w:rsidR="00212AA5" w:rsidRPr="007F5636">
        <w:rPr>
          <w:b/>
          <w:bCs/>
        </w:rPr>
        <w:t xml:space="preserve">et </w:t>
      </w:r>
      <w:r w:rsidR="00F16085" w:rsidRPr="007F5636">
        <w:rPr>
          <w:b/>
          <w:bCs/>
        </w:rPr>
        <w:t>NOEL</w:t>
      </w:r>
      <w:r w:rsidR="00212AA5" w:rsidRPr="007F5636">
        <w:rPr>
          <w:b/>
          <w:bCs/>
        </w:rPr>
        <w:t xml:space="preserve"> </w:t>
      </w:r>
      <w:r w:rsidR="00F16085" w:rsidRPr="007F5636">
        <w:rPr>
          <w:b/>
          <w:bCs/>
        </w:rPr>
        <w:t>Jean Christophe</w:t>
      </w:r>
      <w:r w:rsidR="00212AA5" w:rsidRPr="007F5636">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6966B8BC" w:rsidR="00212AA5" w:rsidRPr="007F5636"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7F5636">
        <w:t>connaissais le</w:t>
      </w:r>
      <w:r w:rsidRPr="007F5636">
        <w:t xml:space="preserve"> code.</w:t>
      </w:r>
    </w:p>
    <w:p w14:paraId="7D34014F" w14:textId="77777777" w:rsidR="007D1708" w:rsidRDefault="007D1708" w:rsidP="00212AA5">
      <w:pPr>
        <w:spacing w:line="360" w:lineRule="auto"/>
        <w:ind w:firstLine="720"/>
        <w:jc w:val="both"/>
      </w:pPr>
    </w:p>
    <w:p w14:paraId="3C434148" w14:textId="77777777" w:rsidR="00C4539D" w:rsidRDefault="00C4539D" w:rsidP="00212AA5">
      <w:pPr>
        <w:spacing w:line="360" w:lineRule="auto"/>
        <w:ind w:firstLine="720"/>
        <w:jc w:val="both"/>
      </w:pPr>
    </w:p>
    <w:p w14:paraId="6382C383" w14:textId="77777777" w:rsidR="00C4539D" w:rsidRDefault="00C4539D" w:rsidP="00212AA5">
      <w:pPr>
        <w:spacing w:line="360" w:lineRule="auto"/>
        <w:ind w:firstLine="720"/>
        <w:jc w:val="both"/>
      </w:pPr>
    </w:p>
    <w:p w14:paraId="727A06A4" w14:textId="77777777" w:rsidR="00C4539D" w:rsidRDefault="00C4539D" w:rsidP="00212AA5">
      <w:pPr>
        <w:spacing w:line="360" w:lineRule="auto"/>
        <w:ind w:firstLine="720"/>
        <w:jc w:val="both"/>
      </w:pPr>
    </w:p>
    <w:p w14:paraId="21E5BD68" w14:textId="77777777" w:rsidR="00C4539D" w:rsidRDefault="00C4539D" w:rsidP="00212AA5">
      <w:pPr>
        <w:spacing w:line="360" w:lineRule="auto"/>
        <w:ind w:firstLine="720"/>
        <w:jc w:val="both"/>
      </w:pPr>
    </w:p>
    <w:p w14:paraId="28633368" w14:textId="77777777" w:rsidR="00C4539D" w:rsidRDefault="00C4539D" w:rsidP="00212AA5">
      <w:pPr>
        <w:spacing w:line="360" w:lineRule="auto"/>
        <w:ind w:firstLine="720"/>
        <w:jc w:val="both"/>
      </w:pPr>
    </w:p>
    <w:p w14:paraId="45570C44" w14:textId="77777777" w:rsidR="00C4539D" w:rsidRDefault="00C4539D" w:rsidP="00212AA5">
      <w:pPr>
        <w:spacing w:line="360" w:lineRule="auto"/>
        <w:ind w:firstLine="720"/>
        <w:jc w:val="both"/>
      </w:pPr>
    </w:p>
    <w:p w14:paraId="0C99CDCD" w14:textId="77777777" w:rsidR="00C4539D" w:rsidRDefault="00C4539D" w:rsidP="00212AA5">
      <w:pPr>
        <w:spacing w:line="360" w:lineRule="auto"/>
        <w:ind w:firstLine="720"/>
        <w:jc w:val="both"/>
      </w:pPr>
    </w:p>
    <w:p w14:paraId="18379824" w14:textId="77777777" w:rsidR="00C4539D" w:rsidRDefault="00C4539D" w:rsidP="00212AA5">
      <w:pPr>
        <w:spacing w:line="360" w:lineRule="auto"/>
        <w:ind w:firstLine="720"/>
        <w:jc w:val="both"/>
      </w:pPr>
    </w:p>
    <w:p w14:paraId="6CC9EB97" w14:textId="77777777" w:rsidR="00C4539D" w:rsidRDefault="00C4539D" w:rsidP="00212AA5">
      <w:pPr>
        <w:spacing w:line="360" w:lineRule="auto"/>
        <w:ind w:firstLine="720"/>
        <w:jc w:val="both"/>
      </w:pPr>
    </w:p>
    <w:p w14:paraId="7AB2DB0C" w14:textId="77777777" w:rsidR="00C4539D" w:rsidRDefault="00C4539D" w:rsidP="00212AA5">
      <w:pPr>
        <w:spacing w:line="360" w:lineRule="auto"/>
        <w:ind w:firstLine="720"/>
        <w:jc w:val="both"/>
      </w:pPr>
    </w:p>
    <w:p w14:paraId="27166FDF" w14:textId="77777777" w:rsidR="00C4539D" w:rsidRDefault="00C4539D" w:rsidP="00212AA5">
      <w:pPr>
        <w:spacing w:line="360" w:lineRule="auto"/>
        <w:ind w:firstLine="720"/>
        <w:jc w:val="both"/>
      </w:pPr>
    </w:p>
    <w:p w14:paraId="0944AB6E" w14:textId="77777777" w:rsidR="00C4539D" w:rsidRPr="007F5636" w:rsidRDefault="00C4539D" w:rsidP="00212AA5">
      <w:pPr>
        <w:spacing w:line="360" w:lineRule="auto"/>
        <w:ind w:firstLine="720"/>
        <w:jc w:val="both"/>
      </w:pPr>
    </w:p>
    <w:p w14:paraId="57FF05B7" w14:textId="77777777" w:rsidR="007D1708" w:rsidRPr="007F5636" w:rsidRDefault="007D1708" w:rsidP="007D1708">
      <w:pPr>
        <w:pStyle w:val="Titre2"/>
      </w:pPr>
      <w:bookmarkStart w:id="47" w:name="_Toc165972638"/>
      <w:commentRangeStart w:id="48"/>
      <w:r w:rsidRPr="007F5636">
        <w:t>Recherches en langue anglaise</w:t>
      </w:r>
      <w:commentRangeEnd w:id="48"/>
      <w:r w:rsidRPr="007F5636">
        <w:rPr>
          <w:rStyle w:val="Marquedecommentaire"/>
          <w:rFonts w:asciiTheme="minorHAnsi" w:eastAsiaTheme="minorHAnsi" w:hAnsiTheme="minorHAnsi" w:cstheme="minorBidi"/>
          <w:b w:val="0"/>
          <w:color w:val="auto"/>
          <w:u w:val="none"/>
        </w:rPr>
        <w:commentReference w:id="48"/>
      </w:r>
      <w:bookmarkEnd w:id="47"/>
    </w:p>
    <w:p w14:paraId="6D8B313E" w14:textId="77777777" w:rsidR="007D1708" w:rsidRPr="007F5636" w:rsidRDefault="007D1708" w:rsidP="007D1708">
      <w:pPr>
        <w:rPr>
          <w:color w:val="FF0000"/>
        </w:rPr>
      </w:pPr>
    </w:p>
    <w:p w14:paraId="0FED09B8" w14:textId="77777777" w:rsidR="007D1708" w:rsidRPr="007F5636" w:rsidRDefault="007D1708" w:rsidP="007D1708">
      <w:pPr>
        <w:spacing w:line="360" w:lineRule="auto"/>
        <w:ind w:firstLine="720"/>
        <w:jc w:val="both"/>
        <w:rPr>
          <w:color w:val="FF0000"/>
        </w:rPr>
      </w:pPr>
      <w:r w:rsidRPr="007F5636">
        <w:rPr>
          <w:color w:val="FF0000"/>
        </w:rPr>
        <w:t>Lors de la réalisation de mon projet, j’ai effectué différentes recherches dans la documentation de CodeIgniter4 qui est seulement en anglais.</w:t>
      </w:r>
    </w:p>
    <w:p w14:paraId="139A846E" w14:textId="77777777" w:rsidR="007D1708" w:rsidRPr="007F5636" w:rsidRDefault="007D1708" w:rsidP="007D1708">
      <w:pPr>
        <w:keepNext/>
        <w:jc w:val="center"/>
      </w:pPr>
      <w:r w:rsidRPr="007F5636">
        <w:rPr>
          <w:noProof/>
        </w:rPr>
        <w:drawing>
          <wp:inline distT="0" distB="0" distL="0" distR="0" wp14:anchorId="7233318B" wp14:editId="3100A4B2">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29D7265C" w14:textId="5003AB28"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36</w:t>
      </w:r>
      <w:r w:rsidRPr="007F5636">
        <w:fldChar w:fldCharType="end"/>
      </w:r>
      <w:r w:rsidRPr="007F5636">
        <w:t xml:space="preserve"> Documentation CI4</w:t>
      </w:r>
    </w:p>
    <w:p w14:paraId="3DE76C51" w14:textId="77777777" w:rsidR="007D1708" w:rsidRPr="007F5636" w:rsidRDefault="007D1708" w:rsidP="007D1708">
      <w:pPr>
        <w:spacing w:line="360" w:lineRule="auto"/>
        <w:ind w:firstLine="720"/>
        <w:jc w:val="both"/>
      </w:pPr>
      <w:r w:rsidRPr="007F5636">
        <w:t xml:space="preserve">Dans la figure 1, </w:t>
      </w:r>
      <w:r w:rsidRPr="007F5636">
        <w:rPr>
          <w:color w:val="FF0000"/>
        </w:rPr>
        <w:t>nous pouvons voir comment utiliser</w:t>
      </w:r>
      <w:r w:rsidRPr="007F5636">
        <w:t xml:space="preserve"> </w:t>
      </w:r>
      <w:r w:rsidRPr="007F5636">
        <w:rPr>
          <w:color w:val="FF0000"/>
        </w:rPr>
        <w:t>le Query Builder qui permet facilement l’utilisation de la BDD.</w:t>
      </w:r>
      <w:r w:rsidRPr="007F5636">
        <w:t xml:space="preserve"> Si toutefois les informations trouvées via la documentation ne sont pas suffisantes, effectuer une recherche annexe avec les termes anglais permet de trouver des résultats plus pertinents que si la recherche est effectuée en français. </w:t>
      </w:r>
    </w:p>
    <w:p w14:paraId="130F9620" w14:textId="77777777" w:rsidR="007D1708" w:rsidRPr="007F5636" w:rsidRDefault="007D1708" w:rsidP="00212AA5">
      <w:pPr>
        <w:spacing w:line="360" w:lineRule="auto"/>
        <w:ind w:firstLine="720"/>
        <w:jc w:val="both"/>
      </w:pPr>
    </w:p>
    <w:p w14:paraId="7051B216" w14:textId="77777777" w:rsidR="00212AA5" w:rsidRPr="007F5636" w:rsidRDefault="00212AA5" w:rsidP="0037749C">
      <w:pPr>
        <w:spacing w:line="360" w:lineRule="auto"/>
        <w:ind w:firstLine="720"/>
        <w:jc w:val="both"/>
      </w:pPr>
    </w:p>
    <w:p w14:paraId="5C42CF87" w14:textId="11037A44" w:rsidR="00927133" w:rsidRPr="007F5636" w:rsidRDefault="00927133" w:rsidP="00214FC9">
      <w:pPr>
        <w:pStyle w:val="Titre2"/>
      </w:pPr>
      <w:bookmarkStart w:id="49" w:name="_Toc165972639"/>
      <w:r w:rsidRPr="007F5636">
        <w:lastRenderedPageBreak/>
        <w:t>Futur</w:t>
      </w:r>
      <w:r w:rsidR="0033718A" w:rsidRPr="007F5636">
        <w:t>e</w:t>
      </w:r>
      <w:r w:rsidRPr="007F5636">
        <w:t xml:space="preserve"> évolution</w:t>
      </w:r>
      <w:bookmarkEnd w:id="49"/>
    </w:p>
    <w:p w14:paraId="35449698" w14:textId="77777777" w:rsidR="00927133" w:rsidRPr="007F5636" w:rsidRDefault="00927133" w:rsidP="00927133"/>
    <w:p w14:paraId="59A2FE81" w14:textId="7BDE5094" w:rsidR="007523F7" w:rsidRPr="007F5636" w:rsidRDefault="00F16085" w:rsidP="00F16085">
      <w:pPr>
        <w:spacing w:line="360" w:lineRule="auto"/>
        <w:ind w:firstLine="720"/>
        <w:jc w:val="both"/>
      </w:pPr>
      <w:r w:rsidRPr="007F5636">
        <w:rPr>
          <w:color w:val="FF0000"/>
        </w:rPr>
        <w:t>J’ai demandé la possibilité de continuer le projet selon mes envies à la suite de ma période de stage pour confirmer et assoir mes compétences sur les sujets abordés lors de ce projet</w:t>
      </w:r>
      <w:r w:rsidR="004D19DF" w:rsidRPr="007F5636">
        <w:t>.</w:t>
      </w:r>
    </w:p>
    <w:p w14:paraId="6CFFFE56" w14:textId="77777777" w:rsidR="002E7BD0" w:rsidRPr="007F5636" w:rsidRDefault="002E7BD0" w:rsidP="007523F7"/>
    <w:p w14:paraId="5E8585B6" w14:textId="77777777" w:rsidR="002E7BD0" w:rsidRPr="007F5636" w:rsidRDefault="002E7BD0" w:rsidP="007523F7"/>
    <w:p w14:paraId="75FDC59E" w14:textId="16C804D7" w:rsidR="007523F7" w:rsidRPr="007F5636" w:rsidRDefault="007523F7" w:rsidP="00214FC9">
      <w:pPr>
        <w:pStyle w:val="Titre2"/>
      </w:pPr>
      <w:bookmarkStart w:id="50" w:name="_Toc165972640"/>
      <w:r w:rsidRPr="007F5636">
        <w:t>Conclusion</w:t>
      </w:r>
      <w:bookmarkEnd w:id="50"/>
    </w:p>
    <w:p w14:paraId="2E41B538" w14:textId="77777777" w:rsidR="007523F7" w:rsidRPr="007F5636" w:rsidRDefault="007523F7" w:rsidP="007523F7"/>
    <w:p w14:paraId="513A412D" w14:textId="41A89FCC" w:rsidR="00FC6049"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r w:rsidR="00F16085" w:rsidRPr="007F5636">
        <w:t>CodeIgniter 4</w:t>
      </w:r>
      <w:r w:rsidR="00AF2C44" w:rsidRPr="007F5636">
        <w:t xml:space="preserve"> même si je suis conscient que je n’ai fait qu’</w:t>
      </w:r>
      <w:r w:rsidR="0033718A" w:rsidRPr="007F5636">
        <w:t xml:space="preserve">en </w:t>
      </w:r>
      <w:r w:rsidR="00AF2C44" w:rsidRPr="007F5636">
        <w:t xml:space="preserve">effleurer la surface. </w:t>
      </w:r>
    </w:p>
    <w:p w14:paraId="46603B58" w14:textId="520343EF" w:rsidR="00C4539D" w:rsidRPr="00C4539D" w:rsidRDefault="00C4539D" w:rsidP="0037749C">
      <w:pPr>
        <w:spacing w:line="360" w:lineRule="auto"/>
        <w:jc w:val="both"/>
        <w:rPr>
          <w:color w:val="FF0000"/>
        </w:rPr>
      </w:pPr>
      <w:r>
        <w:tab/>
      </w:r>
      <w:r>
        <w:rPr>
          <w:color w:val="FF0000"/>
        </w:rPr>
        <w:t xml:space="preserve">J’ai </w:t>
      </w:r>
      <w:r w:rsidR="00515A4F">
        <w:rPr>
          <w:color w:val="FF0000"/>
        </w:rPr>
        <w:t>dû</w:t>
      </w:r>
      <w:r>
        <w:rPr>
          <w:color w:val="FF0000"/>
        </w:rPr>
        <w:t xml:space="preserve"> approfondir et amélioré </w:t>
      </w:r>
      <w:r w:rsidR="00B8570D">
        <w:rPr>
          <w:color w:val="FF0000"/>
        </w:rPr>
        <w:t>mes compétences</w:t>
      </w:r>
      <w:r>
        <w:rPr>
          <w:color w:val="FF0000"/>
        </w:rPr>
        <w:t xml:space="preserve"> et ma compréhension du langages PHP que je n’ai pas eu l’occasion de beaucoup pratiqué durant la formation.</w:t>
      </w:r>
    </w:p>
    <w:p w14:paraId="185329EF" w14:textId="3A22E1C5" w:rsidR="00F16085" w:rsidRPr="007F5636" w:rsidRDefault="00F16085" w:rsidP="0037749C">
      <w:pPr>
        <w:spacing w:line="360" w:lineRule="auto"/>
        <w:jc w:val="both"/>
        <w:rPr>
          <w:color w:val="FF0000"/>
        </w:rPr>
      </w:pPr>
      <w:r w:rsidRPr="007F5636">
        <w:tab/>
      </w:r>
      <w:r w:rsidRPr="007F5636">
        <w:rPr>
          <w:color w:val="FF0000"/>
        </w:rPr>
        <w:t xml:space="preserve">J’ai également pu améliorer mes compétences en ce qui concerne le JavaScript et apprendre à travailler à l’aide de ticket lié à </w:t>
      </w:r>
      <w:r w:rsidR="001A7BFC" w:rsidRPr="007F5636">
        <w:rPr>
          <w:color w:val="FF0000"/>
        </w:rPr>
        <w:t>différentes problématiques</w:t>
      </w:r>
      <w:r w:rsidRPr="007F5636">
        <w:rPr>
          <w:color w:val="FF0000"/>
        </w:rPr>
        <w:t xml:space="preserve"> sur lesquels je devais travailler.</w:t>
      </w:r>
    </w:p>
    <w:p w14:paraId="74326E0B" w14:textId="1978D907" w:rsidR="007523F7" w:rsidRPr="007F5636" w:rsidRDefault="009B1D03" w:rsidP="00FC6049">
      <w:pPr>
        <w:spacing w:line="360" w:lineRule="auto"/>
        <w:ind w:firstLine="720"/>
        <w:jc w:val="both"/>
      </w:pPr>
      <w:r w:rsidRPr="007F5636">
        <w:t>Il m’a aussi permis de mieux appréhender les différentes problématique</w:t>
      </w:r>
      <w:r w:rsidR="0033718A" w:rsidRPr="007F5636">
        <w:t>s</w:t>
      </w:r>
      <w:r w:rsidRPr="007F5636">
        <w:t xml:space="preserve"> que l’on pouvait rencontrer.</w:t>
      </w:r>
      <w:r w:rsidR="00FC6049" w:rsidRPr="007F5636">
        <w:t xml:space="preserve"> Il me permettra de mieux appréhender la seconde partie du projet fil rouge en </w:t>
      </w:r>
      <w:r w:rsidR="00234451" w:rsidRPr="007F5636">
        <w:t xml:space="preserve">ayant </w:t>
      </w:r>
      <w:r w:rsidR="00FC6049" w:rsidRPr="007F5636">
        <w:t>des bases solides.</w:t>
      </w:r>
    </w:p>
    <w:p w14:paraId="12198594" w14:textId="3BD6F3F1" w:rsidR="00FC6049" w:rsidRPr="007F5636" w:rsidRDefault="00FC6049" w:rsidP="00FC6049">
      <w:pPr>
        <w:spacing w:line="360" w:lineRule="auto"/>
        <w:ind w:firstLine="720"/>
        <w:jc w:val="both"/>
      </w:pPr>
      <w:r w:rsidRPr="007F5636">
        <w:t>Il est également possible que des modifications future</w:t>
      </w:r>
      <w:r w:rsidR="00234451" w:rsidRPr="007F5636">
        <w:t>s</w:t>
      </w:r>
      <w:r w:rsidRPr="007F5636">
        <w:t xml:space="preserve"> y soient apportées. Ces modifications peuvent port</w:t>
      </w:r>
      <w:r w:rsidR="00234451" w:rsidRPr="007F5636">
        <w:t>er</w:t>
      </w:r>
      <w:r w:rsidRPr="007F5636">
        <w:t xml:space="preserve"> sur la technique mais aussi </w:t>
      </w:r>
      <w:r w:rsidR="00234451" w:rsidRPr="007F5636">
        <w:t xml:space="preserve">sur </w:t>
      </w:r>
      <w:r w:rsidRPr="007F5636">
        <w:t>le design.</w:t>
      </w:r>
    </w:p>
    <w:p w14:paraId="42A9C45A" w14:textId="5C97A093" w:rsidR="009B1D03" w:rsidRPr="007F5636" w:rsidRDefault="009B1D03" w:rsidP="0037749C">
      <w:pPr>
        <w:spacing w:line="360" w:lineRule="auto"/>
        <w:jc w:val="both"/>
      </w:pPr>
      <w:r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45AE81C8" w14:textId="77777777" w:rsidR="001A7BFC" w:rsidRPr="007F5636" w:rsidRDefault="001A7BFC" w:rsidP="007523F7"/>
    <w:p w14:paraId="2092FBDE" w14:textId="77777777" w:rsidR="001A7BFC" w:rsidRPr="007F5636" w:rsidRDefault="001A7BFC" w:rsidP="007523F7"/>
    <w:p w14:paraId="2E8EEBA5" w14:textId="77777777" w:rsidR="001A7BFC" w:rsidRPr="007F5636" w:rsidRDefault="001A7BFC" w:rsidP="007523F7"/>
    <w:p w14:paraId="338540C0" w14:textId="77777777" w:rsidR="001A7BFC" w:rsidRPr="007F5636" w:rsidRDefault="001A7BFC" w:rsidP="007523F7"/>
    <w:p w14:paraId="7DA44C17" w14:textId="77777777" w:rsidR="00C4539D" w:rsidRDefault="001A7BFC" w:rsidP="001A7BFC">
      <w:pPr>
        <w:pStyle w:val="Titre1"/>
      </w:pPr>
      <w:bookmarkStart w:id="51" w:name="_Toc165972641"/>
      <w:commentRangeStart w:id="52"/>
      <w:r w:rsidRPr="007F5636">
        <w:t>Projet fil rouge 2</w:t>
      </w:r>
      <w:commentRangeEnd w:id="52"/>
      <w:r w:rsidR="00504F14" w:rsidRPr="007F5636">
        <w:rPr>
          <w:rStyle w:val="Marquedecommentaire"/>
          <w:rFonts w:asciiTheme="minorHAnsi" w:eastAsiaTheme="minorHAnsi" w:hAnsiTheme="minorHAnsi" w:cstheme="minorBidi"/>
          <w:b w:val="0"/>
          <w:color w:val="auto"/>
        </w:rPr>
        <w:commentReference w:id="52"/>
      </w:r>
      <w:r w:rsidR="00C4539D">
        <w:t> :</w:t>
      </w:r>
      <w:bookmarkEnd w:id="51"/>
      <w:r w:rsidR="00C4539D">
        <w:t xml:space="preserve"> </w:t>
      </w:r>
    </w:p>
    <w:p w14:paraId="74ED2129" w14:textId="125C653B" w:rsidR="001A7BFC" w:rsidRPr="00C4539D" w:rsidRDefault="00C4539D" w:rsidP="001A7BFC">
      <w:pPr>
        <w:pStyle w:val="Titre1"/>
        <w:rPr>
          <w:sz w:val="40"/>
          <w:szCs w:val="40"/>
        </w:rPr>
      </w:pPr>
      <w:bookmarkStart w:id="53" w:name="_Toc165972642"/>
      <w:r>
        <w:rPr>
          <w:sz w:val="40"/>
          <w:szCs w:val="40"/>
        </w:rPr>
        <w:t>Maintenance du parc informatique</w:t>
      </w:r>
      <w:bookmarkEnd w:id="53"/>
    </w:p>
    <w:p w14:paraId="3E5BE015" w14:textId="77777777" w:rsidR="001A7BFC" w:rsidRPr="007F5636" w:rsidRDefault="001A7BFC" w:rsidP="001A7BFC">
      <w:pPr>
        <w:pStyle w:val="Titre2"/>
      </w:pPr>
      <w:bookmarkStart w:id="54" w:name="_Toc165972643"/>
      <w:r w:rsidRPr="007F5636">
        <w:t>Liste des compétences couvertes par le projet</w:t>
      </w:r>
      <w:bookmarkEnd w:id="54"/>
    </w:p>
    <w:p w14:paraId="2E3F0B4B" w14:textId="77777777" w:rsidR="00234B39" w:rsidRPr="007F5636" w:rsidRDefault="00234B39" w:rsidP="007523F7"/>
    <w:p w14:paraId="63A849DF" w14:textId="796A8993" w:rsidR="001A7BFC" w:rsidRDefault="00B77B37" w:rsidP="007523F7">
      <w:pPr>
        <w:pStyle w:val="Paragraphedeliste"/>
        <w:numPr>
          <w:ilvl w:val="0"/>
          <w:numId w:val="2"/>
        </w:numPr>
        <w:spacing w:after="0" w:line="360" w:lineRule="auto"/>
      </w:pPr>
      <w:r w:rsidRPr="007F5636">
        <w:t>Maquetter une application.</w:t>
      </w:r>
    </w:p>
    <w:p w14:paraId="5A0606D5" w14:textId="77777777" w:rsidR="00C4539D" w:rsidRPr="007F5636" w:rsidRDefault="00C4539D" w:rsidP="00C4539D">
      <w:pPr>
        <w:pStyle w:val="Paragraphedeliste"/>
        <w:spacing w:after="0" w:line="360" w:lineRule="auto"/>
      </w:pPr>
    </w:p>
    <w:p w14:paraId="4C4F5C12" w14:textId="6DBD834E" w:rsidR="00B77B37" w:rsidRPr="007F5636" w:rsidRDefault="00B77B37" w:rsidP="00B77B37">
      <w:pPr>
        <w:pStyle w:val="Paragraphedeliste"/>
        <w:numPr>
          <w:ilvl w:val="0"/>
          <w:numId w:val="2"/>
        </w:numPr>
        <w:spacing w:after="0" w:line="360" w:lineRule="auto"/>
      </w:pPr>
      <w:r w:rsidRPr="007F5636">
        <w:t>Concevoir une application organisée en couche.</w:t>
      </w:r>
    </w:p>
    <w:p w14:paraId="6B6E64D0" w14:textId="77777777" w:rsidR="007C3672" w:rsidRPr="007F5636" w:rsidRDefault="007C3672" w:rsidP="007C3672">
      <w:pPr>
        <w:pStyle w:val="Paragraphedeliste"/>
      </w:pPr>
    </w:p>
    <w:p w14:paraId="1DD40FC9" w14:textId="54FB640B" w:rsidR="007C3672" w:rsidRDefault="007C3672" w:rsidP="00B77B37">
      <w:pPr>
        <w:pStyle w:val="Paragraphedeliste"/>
        <w:numPr>
          <w:ilvl w:val="0"/>
          <w:numId w:val="2"/>
        </w:numPr>
        <w:spacing w:after="0" w:line="360" w:lineRule="auto"/>
      </w:pPr>
      <w:r w:rsidRPr="007F5636">
        <w:t>Préparer et exécuter les plans de tests d’une application</w:t>
      </w:r>
    </w:p>
    <w:p w14:paraId="3F996787" w14:textId="77777777" w:rsidR="00C4539D" w:rsidRDefault="00C4539D" w:rsidP="00C4539D">
      <w:pPr>
        <w:pStyle w:val="Paragraphedeliste"/>
      </w:pPr>
    </w:p>
    <w:p w14:paraId="2194B0D7" w14:textId="77777777" w:rsidR="00C4539D" w:rsidRPr="007F5636" w:rsidRDefault="00C4539D" w:rsidP="00C4539D">
      <w:pPr>
        <w:pStyle w:val="Paragraphedeliste"/>
        <w:numPr>
          <w:ilvl w:val="0"/>
          <w:numId w:val="2"/>
        </w:numPr>
        <w:spacing w:after="0" w:line="360" w:lineRule="auto"/>
      </w:pPr>
      <w:r w:rsidRPr="007F5636">
        <w:t>Concevoir une Base De Données.</w:t>
      </w:r>
    </w:p>
    <w:p w14:paraId="6CDB996A" w14:textId="77777777" w:rsidR="00C4539D" w:rsidRPr="007F5636" w:rsidRDefault="00C4539D" w:rsidP="00C4539D">
      <w:pPr>
        <w:pStyle w:val="Paragraphedeliste"/>
        <w:spacing w:after="0" w:line="360" w:lineRule="auto"/>
      </w:pPr>
    </w:p>
    <w:p w14:paraId="0B36DE31" w14:textId="77777777" w:rsidR="00B77B37" w:rsidRPr="007F5636" w:rsidRDefault="00B77B37" w:rsidP="00B77B37">
      <w:pPr>
        <w:pStyle w:val="Paragraphedeliste"/>
      </w:pPr>
    </w:p>
    <w:p w14:paraId="6CE79473" w14:textId="77777777" w:rsidR="00B77B37" w:rsidRPr="007F5636" w:rsidRDefault="00B77B37" w:rsidP="00B77B37">
      <w:pPr>
        <w:pStyle w:val="Paragraphedeliste"/>
        <w:spacing w:after="0" w:line="360" w:lineRule="auto"/>
      </w:pPr>
    </w:p>
    <w:p w14:paraId="79BF8775" w14:textId="77777777" w:rsidR="00B77B37" w:rsidRPr="007F5636" w:rsidRDefault="00B77B37" w:rsidP="00B77B37">
      <w:pPr>
        <w:pStyle w:val="Titre2"/>
      </w:pPr>
      <w:bookmarkStart w:id="55" w:name="_Toc149300428"/>
      <w:bookmarkStart w:id="56" w:name="_Toc158232548"/>
      <w:bookmarkStart w:id="57" w:name="_Toc165972644"/>
      <w:r w:rsidRPr="007F5636">
        <w:t>Résumé</w:t>
      </w:r>
      <w:bookmarkEnd w:id="55"/>
      <w:bookmarkEnd w:id="56"/>
      <w:bookmarkEnd w:id="57"/>
    </w:p>
    <w:p w14:paraId="43BC8F5C" w14:textId="77777777" w:rsidR="00B77B37" w:rsidRPr="007F5636" w:rsidRDefault="00B77B37" w:rsidP="00B77B37"/>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77777777" w:rsidR="00B77B37" w:rsidRPr="007F5636" w:rsidRDefault="00B77B37" w:rsidP="00B77B37">
      <w:r w:rsidRPr="007F5636">
        <w:tab/>
        <w:t xml:space="preserve">J’ai effectué ma </w:t>
      </w:r>
      <w:r w:rsidRPr="007F5636">
        <w:rPr>
          <w:b/>
          <w:bCs/>
        </w:rPr>
        <w:t>gestion de projet</w:t>
      </w:r>
      <w:r w:rsidRPr="007F5636">
        <w:t xml:space="preserve"> grâce à l’outil en ligne </w:t>
      </w:r>
      <w:hyperlink r:id="rId49" w:history="1">
        <w:r w:rsidRPr="007F5636">
          <w:rPr>
            <w:rStyle w:val="Lienhypertexte"/>
          </w:rPr>
          <w:t>www.monday.com</w:t>
        </w:r>
      </w:hyperlink>
      <w:r w:rsidRPr="007F5636">
        <w:t xml:space="preserve"> qui m’a permis de mieux gérer mon temps et de planifier les étapes qui me restaient à effectuer durant la mise en place de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77777777" w:rsidR="00B77B37" w:rsidRPr="007F5636" w:rsidRDefault="00B77B37" w:rsidP="00B77B37">
      <w:pPr>
        <w:spacing w:line="360" w:lineRule="auto"/>
        <w:ind w:firstLine="720"/>
        <w:jc w:val="both"/>
      </w:pPr>
      <w:r w:rsidRPr="007F5636">
        <w:lastRenderedPageBreak/>
        <w:t xml:space="preserve">J’ai créé une </w:t>
      </w:r>
      <w:r w:rsidRPr="007F5636">
        <w:rPr>
          <w:b/>
          <w:bCs/>
        </w:rPr>
        <w:t xml:space="preserve">bibliothèque de classe </w:t>
      </w:r>
      <w:r w:rsidRPr="007F5636">
        <w:t xml:space="preserve">ou j’ai réuni les </w:t>
      </w:r>
      <w:r w:rsidRPr="007F5636">
        <w:rPr>
          <w:b/>
          <w:bCs/>
        </w:rPr>
        <w:t>DTO</w:t>
      </w:r>
      <w:r w:rsidRPr="007F5636">
        <w:t xml:space="preserve"> (Data Transfert Object), les </w:t>
      </w:r>
      <w:r w:rsidRPr="007F5636">
        <w:rPr>
          <w:b/>
          <w:bCs/>
        </w:rPr>
        <w:t xml:space="preserve">entités </w:t>
      </w:r>
      <w:r w:rsidRPr="007F5636">
        <w:t xml:space="preserve">et les </w:t>
      </w:r>
      <w:r w:rsidRPr="007F5636">
        <w:rPr>
          <w:b/>
          <w:bCs/>
        </w:rPr>
        <w:t>exceptions</w:t>
      </w:r>
      <w:r w:rsidRPr="007F5636">
        <w:t xml:space="preserve"> pour bien séparer les différents éléments composant l’ensemble du projet.</w:t>
      </w:r>
    </w:p>
    <w:p w14:paraId="6E510911" w14:textId="62DDF81E" w:rsidR="00B77B37" w:rsidRPr="007F5636" w:rsidRDefault="00B77B37" w:rsidP="00B77B37">
      <w:pPr>
        <w:spacing w:line="360" w:lineRule="auto"/>
        <w:ind w:firstLine="720"/>
        <w:jc w:val="both"/>
      </w:pPr>
      <w:r w:rsidRPr="007F5636">
        <w:t xml:space="preserve">Ensuite j’utilise une structure </w:t>
      </w:r>
      <w:r w:rsidRPr="007F5636">
        <w:rPr>
          <w:b/>
          <w:bCs/>
        </w:rPr>
        <w:t xml:space="preserve">multicouche </w:t>
      </w:r>
      <w:r w:rsidRPr="007F5636">
        <w:t xml:space="preserve">que j’utilise coté serveur pour récupérer les données dans le SGBD </w:t>
      </w:r>
      <w:r w:rsidRPr="007F5636">
        <w:rPr>
          <w:b/>
          <w:bCs/>
        </w:rPr>
        <w:t>MYSQL</w:t>
      </w:r>
      <w:r w:rsidRPr="007F5636">
        <w:t xml:space="preserve"> créé à l’aide de </w:t>
      </w:r>
      <w:r w:rsidRPr="007F5636">
        <w:rPr>
          <w:b/>
          <w:bCs/>
        </w:rPr>
        <w:t>DBeaver</w:t>
      </w:r>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6763C142" w14:textId="77777777" w:rsidR="00B77B37" w:rsidRPr="007F5636" w:rsidRDefault="00B77B37" w:rsidP="00B77B37">
      <w:pPr>
        <w:spacing w:line="360" w:lineRule="auto"/>
        <w:jc w:val="both"/>
      </w:pPr>
      <w:r w:rsidRPr="007F5636">
        <w:t>Mots Clés : cahier des charges, gestion de projet, maquette, FIGMA, conception, Visual Studio, IDE, .Net, Framework, bibliothèque de classe, DTO, entités, exceptions, multicouches, MYSQL, DBeaver</w:t>
      </w:r>
    </w:p>
    <w:p w14:paraId="4B5399C3" w14:textId="77777777" w:rsidR="00B77B37" w:rsidRPr="007F5636" w:rsidRDefault="00B77B37" w:rsidP="00B77B37">
      <w:pPr>
        <w:spacing w:line="360" w:lineRule="auto"/>
        <w:jc w:val="both"/>
      </w:pPr>
    </w:p>
    <w:p w14:paraId="04F46D97" w14:textId="77777777" w:rsidR="00B77B37" w:rsidRPr="007F5636" w:rsidRDefault="00B77B37" w:rsidP="00B77B37">
      <w:pPr>
        <w:pStyle w:val="Titre2"/>
      </w:pPr>
      <w:bookmarkStart w:id="58" w:name="_Toc158232550"/>
      <w:bookmarkStart w:id="59" w:name="_Toc165972645"/>
      <w:r w:rsidRPr="007F5636">
        <w:t>Prérequis du projet</w:t>
      </w:r>
      <w:bookmarkEnd w:id="58"/>
      <w:bookmarkEnd w:id="59"/>
    </w:p>
    <w:p w14:paraId="301CF74C" w14:textId="77777777" w:rsidR="00B77B37" w:rsidRPr="007F5636" w:rsidRDefault="00B77B37" w:rsidP="00B77B37">
      <w:pPr>
        <w:spacing w:line="360" w:lineRule="auto"/>
        <w:jc w:val="both"/>
      </w:pPr>
    </w:p>
    <w:p w14:paraId="6247F659" w14:textId="77777777"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7F5636" w:rsidRDefault="00B77B37" w:rsidP="00B77B37">
      <w:pPr>
        <w:spacing w:after="0" w:line="360" w:lineRule="auto"/>
        <w:jc w:val="both"/>
      </w:pPr>
    </w:p>
    <w:p w14:paraId="2FDCF13B" w14:textId="77777777"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4A1F283E" w14:textId="77777777" w:rsidR="00B77B37" w:rsidRPr="007F5636" w:rsidRDefault="00B77B37" w:rsidP="00B77B37">
      <w:pPr>
        <w:spacing w:after="0" w:line="360" w:lineRule="auto"/>
        <w:jc w:val="both"/>
      </w:pP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5B37B275" w14:textId="77777777" w:rsidR="00B77B37" w:rsidRPr="007F5636" w:rsidRDefault="00B77B37" w:rsidP="00B77B37">
      <w:pPr>
        <w:pStyle w:val="Paragraphedeliste"/>
        <w:spacing w:after="0" w:line="360" w:lineRule="auto"/>
      </w:pPr>
    </w:p>
    <w:p w14:paraId="248411FF" w14:textId="77777777" w:rsidR="00F8665D" w:rsidRPr="007F5636" w:rsidRDefault="00F8665D" w:rsidP="00F8665D">
      <w:pPr>
        <w:pStyle w:val="Titre2"/>
      </w:pPr>
      <w:bookmarkStart w:id="60" w:name="_Toc158232551"/>
      <w:bookmarkStart w:id="61" w:name="_Toc165972646"/>
      <w:r w:rsidRPr="007F5636">
        <w:t>Mise en place du projet</w:t>
      </w:r>
      <w:bookmarkEnd w:id="60"/>
      <w:bookmarkEnd w:id="61"/>
    </w:p>
    <w:p w14:paraId="79B3312F" w14:textId="77777777" w:rsidR="00F8665D" w:rsidRPr="007F5636" w:rsidRDefault="00F8665D" w:rsidP="00F8665D"/>
    <w:p w14:paraId="6A72D833" w14:textId="65A721A0" w:rsidR="00F8665D" w:rsidRPr="007F5636" w:rsidRDefault="00F8665D" w:rsidP="00F8665D">
      <w:pPr>
        <w:spacing w:line="360" w:lineRule="auto"/>
        <w:jc w:val="both"/>
      </w:pPr>
      <w:r w:rsidRPr="007F5636">
        <w:tab/>
        <w:t xml:space="preserve">Pour commencer j’ai utilisé le langage UML pour dégager les comportements nécessaires. J’ai tout d’abord fait un </w:t>
      </w:r>
      <w:r w:rsidR="00C4539D">
        <w:t>Diagramme de cas d’utilisation</w:t>
      </w:r>
      <w:r w:rsidRPr="007F5636">
        <w:t xml:space="preserve"> comme le montre la figure 3</w:t>
      </w:r>
      <w:r w:rsidR="00F06D5E">
        <w:t>7</w:t>
      </w:r>
      <w:r w:rsidRPr="007F5636">
        <w:t>.</w:t>
      </w:r>
    </w:p>
    <w:p w14:paraId="687D7520" w14:textId="77777777" w:rsidR="00F8665D" w:rsidRPr="007F5636" w:rsidRDefault="00F8665D" w:rsidP="00F8665D">
      <w:pPr>
        <w:keepNext/>
        <w:jc w:val="center"/>
      </w:pPr>
      <w:r w:rsidRPr="007F5636">
        <w:rPr>
          <w:noProof/>
        </w:rPr>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64DA1634"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37</w:t>
      </w:r>
      <w:r w:rsidRPr="007F5636">
        <w:fldChar w:fldCharType="end"/>
      </w:r>
      <w:r w:rsidRPr="007F5636">
        <w:t xml:space="preserve"> Use Case Diagram</w:t>
      </w:r>
    </w:p>
    <w:p w14:paraId="6DA65E22" w14:textId="35179E5C"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F06D5E">
        <w:t>8)</w:t>
      </w:r>
      <w:r w:rsidRPr="007F5636">
        <w:t>.</w:t>
      </w:r>
    </w:p>
    <w:p w14:paraId="78F48C54" w14:textId="77777777" w:rsidR="00F8665D" w:rsidRPr="007F5636" w:rsidRDefault="00F8665D" w:rsidP="00F8665D">
      <w:pPr>
        <w:keepNext/>
        <w:jc w:val="center"/>
      </w:pPr>
      <w:r w:rsidRPr="007F5636">
        <w:rPr>
          <w:noProof/>
        </w:rPr>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43D4FE1F" w:rsidR="00F8665D"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38</w:t>
      </w:r>
      <w:r w:rsidRPr="007F5636">
        <w:fldChar w:fldCharType="end"/>
      </w:r>
      <w:r w:rsidRPr="007F5636">
        <w:t xml:space="preserve"> Class Diagram</w:t>
      </w:r>
    </w:p>
    <w:p w14:paraId="59960F87" w14:textId="77777777" w:rsidR="00C4539D" w:rsidRDefault="00C4539D" w:rsidP="00C4539D"/>
    <w:p w14:paraId="2F80013E" w14:textId="78E3812F" w:rsidR="00C4539D" w:rsidRDefault="00C4539D" w:rsidP="00C4539D">
      <w:pPr>
        <w:pStyle w:val="Titre2"/>
      </w:pPr>
      <w:bookmarkStart w:id="62" w:name="_Toc165972647"/>
      <w:r>
        <w:t>Conception de la Base de Données</w:t>
      </w:r>
      <w:bookmarkEnd w:id="62"/>
    </w:p>
    <w:p w14:paraId="1D4BD9A4" w14:textId="77777777" w:rsidR="00C4539D" w:rsidRDefault="00C4539D" w:rsidP="00C4539D"/>
    <w:p w14:paraId="456105E4" w14:textId="6A6352C9" w:rsidR="00B62E04" w:rsidRDefault="00C4539D" w:rsidP="00B62E04">
      <w:pPr>
        <w:keepNext/>
        <w:ind w:firstLine="720"/>
        <w:rPr>
          <w:color w:val="FF0000"/>
        </w:rPr>
      </w:pPr>
      <w:r>
        <w:rPr>
          <w:color w:val="FF0000"/>
        </w:rPr>
        <w:lastRenderedPageBreak/>
        <w:t xml:space="preserve">Des scripts pour </w:t>
      </w:r>
      <w:r w:rsidR="00B62E04">
        <w:rPr>
          <w:color w:val="FF0000"/>
        </w:rPr>
        <w:t>la création</w:t>
      </w:r>
      <w:r>
        <w:rPr>
          <w:color w:val="FF0000"/>
        </w:rPr>
        <w:t xml:space="preserve"> des différentes tables sont produit comme nous le montre </w:t>
      </w:r>
      <w:r w:rsidR="00B62E04">
        <w:rPr>
          <w:color w:val="FF0000"/>
        </w:rPr>
        <w:t>la Figure 3</w:t>
      </w:r>
      <w:r w:rsidR="00F06D5E">
        <w:rPr>
          <w:color w:val="FF0000"/>
        </w:rPr>
        <w:t>9</w:t>
      </w:r>
      <w:r w:rsidR="00B62E04">
        <w:rPr>
          <w:color w:val="FF0000"/>
        </w:rPr>
        <w:t>.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21BA9A87" w:rsidR="00C4539D"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39</w:t>
      </w:r>
      <w:r>
        <w:fldChar w:fldCharType="end"/>
      </w:r>
      <w:r>
        <w:t xml:space="preserve"> Script création de table Materiel</w:t>
      </w:r>
    </w:p>
    <w:p w14:paraId="1693366D" w14:textId="11193B7C" w:rsidR="00B62E04" w:rsidRDefault="00B62E04" w:rsidP="00B62E04">
      <w:pPr>
        <w:ind w:firstLine="720"/>
        <w:rPr>
          <w:color w:val="FF0000"/>
        </w:rPr>
      </w:pPr>
      <w:r>
        <w:rPr>
          <w:color w:val="FF0000"/>
        </w:rPr>
        <w:t xml:space="preserve">Pour faciliter la création de la BDD, les clés étrangères sont ajoutées par la suite par l’utilisation d’un script d’altération de la table. (Figure </w:t>
      </w:r>
      <w:r w:rsidR="00F06D5E">
        <w:rPr>
          <w:color w:val="FF0000"/>
        </w:rPr>
        <w:t>40</w:t>
      </w:r>
      <w:r>
        <w:rPr>
          <w:color w:val="FF0000"/>
        </w:rPr>
        <w:t>)</w:t>
      </w: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53">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50992517" w:rsidR="00B62E04"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40</w:t>
      </w:r>
      <w:r>
        <w:fldChar w:fldCharType="end"/>
      </w:r>
      <w:r>
        <w:t xml:space="preserve"> Alter Table</w:t>
      </w:r>
    </w:p>
    <w:p w14:paraId="47CFC7EC" w14:textId="63C55FBF" w:rsidR="00B62E04" w:rsidRDefault="00B62E04" w:rsidP="00B62E04"/>
    <w:p w14:paraId="5AA86AB4" w14:textId="77777777" w:rsidR="00B62E04" w:rsidRDefault="00B62E04" w:rsidP="00B62E04">
      <w:r>
        <w:tab/>
      </w:r>
    </w:p>
    <w:p w14:paraId="7C4B4AE1" w14:textId="77777777" w:rsidR="00B62E04" w:rsidRDefault="00B62E04" w:rsidP="00B62E04"/>
    <w:p w14:paraId="4AF61C9C" w14:textId="77777777" w:rsidR="00B62E04" w:rsidRDefault="00B62E04" w:rsidP="00B62E04"/>
    <w:p w14:paraId="4BE9E8F3" w14:textId="77777777" w:rsidR="00B62E04" w:rsidRDefault="00B62E04" w:rsidP="00B62E04"/>
    <w:p w14:paraId="2DCD7A48" w14:textId="77777777" w:rsidR="00B62E04" w:rsidRDefault="00B62E04" w:rsidP="00B62E04"/>
    <w:p w14:paraId="20CA32B2" w14:textId="77777777" w:rsidR="00B62E04" w:rsidRDefault="00B62E04" w:rsidP="00B62E04"/>
    <w:p w14:paraId="266200B2" w14:textId="77777777" w:rsidR="00B62E04" w:rsidRDefault="00B62E04" w:rsidP="00B62E04"/>
    <w:p w14:paraId="535D5404" w14:textId="77777777" w:rsidR="00B62E04" w:rsidRDefault="00B62E04" w:rsidP="00B62E04"/>
    <w:p w14:paraId="788DE4ED" w14:textId="77777777" w:rsidR="00B62E04" w:rsidRDefault="00B62E04" w:rsidP="00B62E04"/>
    <w:p w14:paraId="35934222" w14:textId="77777777" w:rsidR="00B62E04" w:rsidRDefault="00B62E04" w:rsidP="00B62E04"/>
    <w:p w14:paraId="1E5A0272" w14:textId="77777777" w:rsidR="00B62E04" w:rsidRDefault="00B62E04" w:rsidP="00B62E04"/>
    <w:p w14:paraId="2726B2E1" w14:textId="77777777" w:rsidR="00B62E04" w:rsidRDefault="00B62E04" w:rsidP="00B62E04"/>
    <w:p w14:paraId="122DEC9A" w14:textId="17190480" w:rsidR="00B62E04" w:rsidRDefault="00B62E04" w:rsidP="00B62E04">
      <w:pPr>
        <w:ind w:firstLine="720"/>
        <w:rPr>
          <w:color w:val="FF0000"/>
        </w:rPr>
      </w:pPr>
      <w:r>
        <w:rPr>
          <w:color w:val="FF0000"/>
        </w:rPr>
        <w:lastRenderedPageBreak/>
        <w:t xml:space="preserve">Grace à DBeaver nous pouvons également avoir une vision globale de la BDD une partie est affiché dans la figure </w:t>
      </w:r>
      <w:r w:rsidR="00F06D5E">
        <w:rPr>
          <w:color w:val="FF0000"/>
        </w:rPr>
        <w:t>41</w:t>
      </w:r>
      <w:r w:rsidR="009624D3">
        <w:rPr>
          <w:color w:val="FF0000"/>
        </w:rPr>
        <w:t>.</w:t>
      </w:r>
    </w:p>
    <w:p w14:paraId="705CC387" w14:textId="77777777" w:rsidR="00B62E04" w:rsidRDefault="00B62E04" w:rsidP="00B62E04">
      <w:pPr>
        <w:keepNext/>
        <w:jc w:val="center"/>
      </w:pPr>
      <w:r>
        <w:rPr>
          <w:noProof/>
          <w:color w:val="FF0000"/>
        </w:rPr>
        <w:drawing>
          <wp:inline distT="0" distB="0" distL="0" distR="0" wp14:anchorId="3E80620F" wp14:editId="0CFE6E18">
            <wp:extent cx="4725059" cy="4344006"/>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725059" cy="4344006"/>
                    </a:xfrm>
                    <a:prstGeom prst="rect">
                      <a:avLst/>
                    </a:prstGeom>
                  </pic:spPr>
                </pic:pic>
              </a:graphicData>
            </a:graphic>
          </wp:inline>
        </w:drawing>
      </w:r>
    </w:p>
    <w:p w14:paraId="4665F4AA" w14:textId="37B1C354" w:rsidR="00B62E04" w:rsidRPr="00B62E04" w:rsidRDefault="00B62E04" w:rsidP="00B62E04">
      <w:pPr>
        <w:pStyle w:val="Lgende"/>
        <w:jc w:val="center"/>
        <w:rPr>
          <w:color w:val="FF0000"/>
        </w:rPr>
      </w:pPr>
      <w:r>
        <w:t xml:space="preserve">Figure </w:t>
      </w:r>
      <w:r>
        <w:fldChar w:fldCharType="begin"/>
      </w:r>
      <w:r>
        <w:instrText xml:space="preserve"> SEQ Figure \* ARABIC </w:instrText>
      </w:r>
      <w:r>
        <w:fldChar w:fldCharType="separate"/>
      </w:r>
      <w:r w:rsidR="00D92E85">
        <w:rPr>
          <w:noProof/>
        </w:rPr>
        <w:t>41</w:t>
      </w:r>
      <w:r>
        <w:fldChar w:fldCharType="end"/>
      </w:r>
      <w:r>
        <w:t xml:space="preserve"> Diagramme BDD</w:t>
      </w:r>
    </w:p>
    <w:p w14:paraId="583B1B9E" w14:textId="77777777" w:rsidR="00B62E04" w:rsidRDefault="00B62E04" w:rsidP="00C4539D">
      <w:pPr>
        <w:ind w:firstLine="720"/>
        <w:rPr>
          <w:color w:val="FF0000"/>
        </w:rPr>
      </w:pPr>
    </w:p>
    <w:p w14:paraId="73EF9A7B" w14:textId="77777777" w:rsidR="00B62E04" w:rsidRDefault="00B62E04" w:rsidP="00C4539D">
      <w:pPr>
        <w:ind w:firstLine="720"/>
        <w:rPr>
          <w:color w:val="FF0000"/>
        </w:rPr>
      </w:pPr>
    </w:p>
    <w:p w14:paraId="7163BA59" w14:textId="77777777" w:rsidR="00B62E04" w:rsidRPr="00C4539D" w:rsidRDefault="00B62E04" w:rsidP="00C4539D">
      <w:pPr>
        <w:ind w:firstLine="720"/>
        <w:rPr>
          <w:color w:val="FF0000"/>
        </w:rPr>
      </w:pPr>
    </w:p>
    <w:p w14:paraId="0820AED5" w14:textId="06301E06" w:rsidR="00F8665D" w:rsidRPr="007F5636" w:rsidRDefault="00F8665D" w:rsidP="00F8665D">
      <w:pPr>
        <w:keepNext/>
        <w:spacing w:line="360" w:lineRule="auto"/>
        <w:ind w:firstLine="720"/>
        <w:jc w:val="both"/>
        <w:rPr>
          <w:strike/>
        </w:rPr>
      </w:pPr>
      <w:r w:rsidRPr="007F5636">
        <w:lastRenderedPageBreak/>
        <w:t>Puis je me suis servi de l’outil de maquettage en ligne FIGMA comme le montre</w:t>
      </w:r>
      <w:r w:rsidRPr="007F5636">
        <w:rPr>
          <w:color w:val="FF0000"/>
        </w:rPr>
        <w:t xml:space="preserve"> </w:t>
      </w:r>
      <w:r w:rsidRPr="007F5636">
        <w:t xml:space="preserve">la figure </w:t>
      </w:r>
      <w:r w:rsidR="00F06D5E">
        <w:t>42</w:t>
      </w:r>
      <w:r w:rsidRPr="007F5636">
        <w:t>.</w:t>
      </w:r>
    </w:p>
    <w:p w14:paraId="61430242" w14:textId="77777777" w:rsidR="00F8665D" w:rsidRPr="007F5636" w:rsidRDefault="00F8665D" w:rsidP="00F8665D">
      <w:pPr>
        <w:keepNext/>
        <w:jc w:val="center"/>
      </w:pPr>
      <w:r w:rsidRPr="007F5636">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56627E0E"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42</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t>Le maquettage m’a permis d’avoir une vision globale de mon projet et ainsi de réfléchir en amont aux problématiques possibles.</w:t>
      </w:r>
    </w:p>
    <w:p w14:paraId="2334C06E" w14:textId="77777777" w:rsidR="00F8665D" w:rsidRPr="007F5636" w:rsidRDefault="00F8665D" w:rsidP="00F8665D">
      <w:pPr>
        <w:pStyle w:val="Titre2"/>
      </w:pPr>
      <w:bookmarkStart w:id="63" w:name="_Toc158232554"/>
      <w:bookmarkStart w:id="64" w:name="_Toc165972648"/>
      <w:r w:rsidRPr="007F5636">
        <w:t>Côté Client</w:t>
      </w:r>
      <w:bookmarkEnd w:id="63"/>
      <w:bookmarkEnd w:id="64"/>
    </w:p>
    <w:p w14:paraId="39C7005F" w14:textId="77777777" w:rsidR="00F8665D" w:rsidRPr="007F5636" w:rsidRDefault="00F8665D" w:rsidP="00F8665D">
      <w:pPr>
        <w:pStyle w:val="Titre3"/>
      </w:pPr>
      <w:bookmarkStart w:id="65" w:name="_Toc158232555"/>
      <w:bookmarkStart w:id="66" w:name="_Toc165972649"/>
      <w:r w:rsidRPr="007F5636">
        <w:t>Windows Form</w:t>
      </w:r>
      <w:bookmarkEnd w:id="65"/>
      <w:bookmarkEnd w:id="66"/>
    </w:p>
    <w:p w14:paraId="1A7FFF1B" w14:textId="77777777" w:rsidR="00F8665D" w:rsidRPr="007F5636" w:rsidRDefault="00F8665D" w:rsidP="00F8665D"/>
    <w:p w14:paraId="36F923E2" w14:textId="4C8142C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que nous désirons. </w:t>
      </w:r>
    </w:p>
    <w:p w14:paraId="0EE26ECB" w14:textId="1217B0ED" w:rsidR="00F8665D" w:rsidRPr="007F5636" w:rsidRDefault="00F8665D" w:rsidP="00F8665D">
      <w:pPr>
        <w:spacing w:line="360" w:lineRule="auto"/>
        <w:ind w:firstLine="720"/>
        <w:jc w:val="both"/>
      </w:pPr>
      <w:r w:rsidRPr="007F5636">
        <w:t>Il y avait plusieurs possibilités et j’ai opté pour une approche avec une seule fenêtre contenant les différents onglets nécessaires (figure</w:t>
      </w:r>
      <w:r w:rsidR="00F06D5E">
        <w:t>43</w:t>
      </w:r>
      <w:r w:rsidRPr="007F5636">
        <w:t>).</w:t>
      </w:r>
    </w:p>
    <w:p w14:paraId="40D96B6B" w14:textId="77777777" w:rsidR="00F8665D" w:rsidRPr="007F5636" w:rsidRDefault="00F8665D" w:rsidP="00F8665D">
      <w:pPr>
        <w:keepNext/>
        <w:jc w:val="center"/>
      </w:pPr>
      <w:r w:rsidRPr="007F5636">
        <w:rPr>
          <w:noProof/>
        </w:rPr>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313D06B8"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43</w:t>
      </w:r>
      <w:r w:rsidRPr="007F5636">
        <w:fldChar w:fldCharType="end"/>
      </w:r>
      <w:r w:rsidRPr="007F5636">
        <w:t xml:space="preserve"> Fenêtre avec onglets</w:t>
      </w:r>
    </w:p>
    <w:p w14:paraId="22661022" w14:textId="77777777" w:rsidR="00F8665D" w:rsidRPr="007F5636" w:rsidRDefault="00F8665D" w:rsidP="00F8665D"/>
    <w:p w14:paraId="0A9EB171" w14:textId="4E5B7582" w:rsidR="00F8665D" w:rsidRPr="007F5636" w:rsidRDefault="00F8665D" w:rsidP="00F8665D">
      <w:pPr>
        <w:pStyle w:val="Titre3"/>
      </w:pPr>
      <w:bookmarkStart w:id="67" w:name="_Toc165972650"/>
      <w:r w:rsidRPr="007F5636">
        <w:t>Operations possibles</w:t>
      </w:r>
      <w:bookmarkEnd w:id="67"/>
    </w:p>
    <w:p w14:paraId="026EB8BD" w14:textId="77777777" w:rsidR="00F8665D" w:rsidRPr="007F5636" w:rsidRDefault="00F8665D" w:rsidP="00F8665D"/>
    <w:p w14:paraId="1C1A13A1" w14:textId="5A88444E" w:rsidR="00F8665D" w:rsidRPr="007F5636" w:rsidRDefault="00F8665D" w:rsidP="00F8665D">
      <w:pPr>
        <w:pStyle w:val="Titre4"/>
      </w:pPr>
      <w:r w:rsidRPr="007F5636">
        <w:t>Consulter</w:t>
      </w:r>
    </w:p>
    <w:p w14:paraId="000B063A" w14:textId="77777777" w:rsidR="00F8665D" w:rsidRPr="007F5636" w:rsidRDefault="00F8665D" w:rsidP="00F8665D"/>
    <w:p w14:paraId="090C5F30" w14:textId="77777777" w:rsidR="00F8665D" w:rsidRPr="007F5636" w:rsidRDefault="00F8665D" w:rsidP="00F8665D">
      <w:pPr>
        <w:keepNext/>
        <w:jc w:val="center"/>
      </w:pPr>
      <w:r w:rsidRPr="007F5636">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38D81963"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44</w:t>
      </w:r>
      <w:r w:rsidRPr="007F5636">
        <w:fldChar w:fldCharType="end"/>
      </w:r>
      <w:r w:rsidRPr="007F5636">
        <w:t xml:space="preserve"> Onglet Consulter</w:t>
      </w:r>
    </w:p>
    <w:p w14:paraId="48473E00" w14:textId="3845AC20" w:rsidR="00D937BB" w:rsidRPr="007F5636" w:rsidRDefault="00D937BB" w:rsidP="00D937BB">
      <w:pPr>
        <w:spacing w:line="360" w:lineRule="auto"/>
        <w:ind w:firstLine="720"/>
        <w:jc w:val="both"/>
      </w:pPr>
      <w:r w:rsidRPr="007F5636">
        <w:t xml:space="preserve">Cet onglet permet d’afficher les différents matériels présents sur la plateforme mais aussi à l’utilisateur de filtrer les résultats qu’il souhaite afficher en fonction d’une catégorie ou d’un utilisateur demandé (figure </w:t>
      </w:r>
      <w:r w:rsidR="00F06D5E">
        <w:t>44</w:t>
      </w:r>
      <w:r w:rsidRPr="007F5636">
        <w:t>).</w:t>
      </w:r>
    </w:p>
    <w:p w14:paraId="6366FF9C" w14:textId="61EFC037" w:rsidR="00D937BB" w:rsidRPr="007F5636" w:rsidRDefault="00D937BB" w:rsidP="00D937BB">
      <w:pPr>
        <w:pStyle w:val="Titre4"/>
      </w:pPr>
      <w:r w:rsidRPr="007F5636">
        <w:lastRenderedPageBreak/>
        <w:t>Création</w:t>
      </w:r>
    </w:p>
    <w:p w14:paraId="3C6240C0" w14:textId="77777777" w:rsidR="00D937BB" w:rsidRPr="007F5636" w:rsidRDefault="00D937BB" w:rsidP="00D937BB"/>
    <w:p w14:paraId="76FDFA9B" w14:textId="77777777" w:rsidR="00D937BB" w:rsidRPr="007F5636" w:rsidRDefault="00D937BB" w:rsidP="00D937BB">
      <w:pPr>
        <w:keepNext/>
        <w:jc w:val="center"/>
      </w:pPr>
      <w:r w:rsidRPr="007F5636">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392E7EC2"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45</w:t>
      </w:r>
      <w:r w:rsidRPr="007F5636">
        <w:fldChar w:fldCharType="end"/>
      </w:r>
      <w:r w:rsidRPr="007F5636">
        <w:t xml:space="preserve"> onglet Création</w:t>
      </w:r>
    </w:p>
    <w:p w14:paraId="3AEDCD99" w14:textId="5192EE64" w:rsidR="00D937BB" w:rsidRPr="007F5636" w:rsidRDefault="00D937BB" w:rsidP="00D937BB">
      <w:pPr>
        <w:spacing w:line="360" w:lineRule="auto"/>
        <w:ind w:firstLine="720"/>
        <w:jc w:val="both"/>
      </w:pPr>
      <w:r w:rsidRPr="007F5636">
        <w:t xml:space="preserve">Cet onglet permet de renseigner toutes les informations nécessaires à l’enregistrement d’un nouveau materiel. Si la/les catégories n’existent pas il est possible d’en créer de nouvelles (figure </w:t>
      </w:r>
      <w:r w:rsidR="00F06D5E">
        <w:t>45</w:t>
      </w:r>
      <w:r w:rsidRPr="007F5636">
        <w:t xml:space="preserve">). </w:t>
      </w:r>
    </w:p>
    <w:p w14:paraId="4F991E00" w14:textId="77777777" w:rsidR="00D937BB" w:rsidRPr="007F5636" w:rsidRDefault="00D937BB" w:rsidP="00D937BB">
      <w:pPr>
        <w:spacing w:line="360" w:lineRule="auto"/>
        <w:ind w:firstLine="720"/>
        <w:jc w:val="both"/>
      </w:pPr>
    </w:p>
    <w:p w14:paraId="44F35B30" w14:textId="77777777" w:rsidR="00D937BB" w:rsidRPr="007F5636" w:rsidRDefault="00D937BB" w:rsidP="00D937BB">
      <w:pPr>
        <w:spacing w:line="360" w:lineRule="auto"/>
        <w:ind w:firstLine="720"/>
        <w:jc w:val="both"/>
      </w:pPr>
    </w:p>
    <w:p w14:paraId="1F708E61" w14:textId="77777777" w:rsidR="00D937BB" w:rsidRPr="007F5636" w:rsidRDefault="00D937BB" w:rsidP="00D937BB">
      <w:pPr>
        <w:spacing w:line="360" w:lineRule="auto"/>
        <w:ind w:firstLine="720"/>
        <w:jc w:val="both"/>
      </w:pPr>
    </w:p>
    <w:p w14:paraId="3A04FE53" w14:textId="77777777" w:rsidR="00D937BB" w:rsidRPr="007F5636" w:rsidRDefault="00D937BB" w:rsidP="00D937BB">
      <w:pPr>
        <w:spacing w:line="360" w:lineRule="auto"/>
        <w:ind w:firstLine="720"/>
        <w:jc w:val="both"/>
      </w:pPr>
    </w:p>
    <w:p w14:paraId="72A72095" w14:textId="77777777" w:rsidR="00D937BB" w:rsidRPr="007F5636" w:rsidRDefault="00D937BB" w:rsidP="00D937BB">
      <w:pPr>
        <w:spacing w:line="360" w:lineRule="auto"/>
        <w:ind w:firstLine="720"/>
        <w:jc w:val="both"/>
      </w:pPr>
    </w:p>
    <w:p w14:paraId="7B454962" w14:textId="77777777" w:rsidR="00D937BB" w:rsidRPr="007F5636" w:rsidRDefault="00D937BB" w:rsidP="00D937BB">
      <w:pPr>
        <w:spacing w:line="360" w:lineRule="auto"/>
        <w:ind w:firstLine="720"/>
        <w:jc w:val="both"/>
      </w:pPr>
    </w:p>
    <w:p w14:paraId="77EFAF9C" w14:textId="77777777" w:rsidR="00D937BB" w:rsidRPr="007F5636" w:rsidRDefault="00D937BB" w:rsidP="00D937BB">
      <w:pPr>
        <w:spacing w:line="360" w:lineRule="auto"/>
        <w:ind w:firstLine="720"/>
        <w:jc w:val="both"/>
      </w:pPr>
    </w:p>
    <w:p w14:paraId="0EF73F77" w14:textId="77777777" w:rsidR="00D937BB" w:rsidRPr="007F5636" w:rsidRDefault="00D937BB" w:rsidP="00D937BB">
      <w:pPr>
        <w:spacing w:line="360" w:lineRule="auto"/>
        <w:ind w:firstLine="720"/>
        <w:jc w:val="both"/>
      </w:pPr>
    </w:p>
    <w:p w14:paraId="4A93D396" w14:textId="77777777" w:rsidR="00D937BB" w:rsidRPr="007F5636" w:rsidRDefault="00D937BB" w:rsidP="00D937BB">
      <w:pPr>
        <w:spacing w:line="360" w:lineRule="auto"/>
        <w:ind w:firstLine="720"/>
        <w:jc w:val="both"/>
      </w:pPr>
    </w:p>
    <w:p w14:paraId="05AE0952" w14:textId="057414A0" w:rsidR="00D937BB" w:rsidRPr="007F5636" w:rsidRDefault="00D937BB" w:rsidP="00D937BB">
      <w:pPr>
        <w:pStyle w:val="Titre4"/>
      </w:pPr>
      <w:r w:rsidRPr="007F5636">
        <w:lastRenderedPageBreak/>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3FFDAE3A"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46</w:t>
      </w:r>
      <w:r w:rsidRPr="007F5636">
        <w:fldChar w:fldCharType="end"/>
      </w:r>
      <w:r w:rsidRPr="007F5636">
        <w:t xml:space="preserve"> Onglet Modification</w:t>
      </w:r>
    </w:p>
    <w:p w14:paraId="6A74DFB4" w14:textId="6884BA4C" w:rsidR="00D937BB" w:rsidRPr="007F5636" w:rsidRDefault="00D937BB" w:rsidP="00D937BB">
      <w:pPr>
        <w:spacing w:line="360" w:lineRule="auto"/>
        <w:ind w:firstLine="720"/>
        <w:jc w:val="both"/>
      </w:pPr>
      <w:r w:rsidRPr="007F5636">
        <w:t xml:space="preserve">Comme nous pouvons le voir grâce à la figure </w:t>
      </w:r>
      <w:r w:rsidR="00F06D5E">
        <w:t>46</w:t>
      </w:r>
      <w:r w:rsidRPr="007F5636">
        <w:t>, l’administrateur peut modifier toutes les informations concernant un materiel. Il peut également, pour faciliter sa recherche, les trier selon une catégorie spécifique ou un utilisateur.</w:t>
      </w:r>
    </w:p>
    <w:p w14:paraId="20B6FF71" w14:textId="77777777" w:rsidR="00D937BB" w:rsidRPr="007F5636" w:rsidRDefault="00D937BB" w:rsidP="00D937BB">
      <w:pPr>
        <w:spacing w:line="360" w:lineRule="auto"/>
        <w:jc w:val="both"/>
      </w:pPr>
      <w:r w:rsidRPr="007F5636">
        <w:tab/>
        <w:t>En ce qui concerne la date de mise en service j’ai mis en place un DateTimePicker avec une CheckBox qui permet d’indiquer si le materiel est mis en service ou non.</w:t>
      </w:r>
    </w:p>
    <w:p w14:paraId="685CD01A" w14:textId="27725FFA" w:rsidR="00F8665D" w:rsidRPr="007F5636" w:rsidRDefault="00D937BB" w:rsidP="00D937BB">
      <w:r w:rsidRPr="007F5636">
        <w:tab/>
        <w:t xml:space="preserve">J’ai également rajouté la possibilité de ne pas allouer de propriétaire à un materiel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Pr="007F5636" w:rsidRDefault="00643306" w:rsidP="00D937BB"/>
    <w:p w14:paraId="5CC5C806" w14:textId="77777777" w:rsidR="00643306" w:rsidRPr="007F5636" w:rsidRDefault="00643306" w:rsidP="00D937BB"/>
    <w:p w14:paraId="0D0B5EAA" w14:textId="77777777" w:rsidR="00643306" w:rsidRPr="007F5636" w:rsidRDefault="00643306" w:rsidP="00D937BB"/>
    <w:p w14:paraId="6898A396" w14:textId="77777777" w:rsidR="00643306" w:rsidRPr="007F5636" w:rsidRDefault="00643306" w:rsidP="00D937BB"/>
    <w:p w14:paraId="24567961" w14:textId="77777777" w:rsidR="00643306" w:rsidRPr="007F5636" w:rsidRDefault="00643306" w:rsidP="00D937BB"/>
    <w:p w14:paraId="26823BE5" w14:textId="77777777" w:rsidR="00643306" w:rsidRPr="007F5636" w:rsidRDefault="00643306" w:rsidP="00D937BB"/>
    <w:p w14:paraId="293B7D1D" w14:textId="5D9D2E33" w:rsidR="00D937BB" w:rsidRPr="007F5636" w:rsidRDefault="00643306" w:rsidP="00D937BB">
      <w:pPr>
        <w:pStyle w:val="Titre4"/>
      </w:pPr>
      <w:r w:rsidRPr="007F5636">
        <w:lastRenderedPageBreak/>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09D6FDF6"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47</w:t>
      </w:r>
      <w:r w:rsidRPr="007F5636">
        <w:fldChar w:fldCharType="end"/>
      </w:r>
      <w:r w:rsidRPr="007F5636">
        <w:t xml:space="preserve"> Onglet Suppression</w:t>
      </w:r>
    </w:p>
    <w:p w14:paraId="51E487C2" w14:textId="64B52492" w:rsidR="007E761E" w:rsidRPr="007F5636" w:rsidRDefault="007E761E" w:rsidP="007E761E">
      <w:pPr>
        <w:spacing w:line="360" w:lineRule="auto"/>
        <w:ind w:firstLine="720"/>
        <w:jc w:val="both"/>
      </w:pPr>
      <w:r w:rsidRPr="007F5636">
        <w:t>Dans la figure 4</w:t>
      </w:r>
      <w:r w:rsidR="00F06D5E">
        <w:t>7</w:t>
      </w:r>
      <w:r w:rsidRPr="007F5636">
        <w:t xml:space="preserve"> nous pouvons voir que l’administrateur peut également trier les matériels comme il le souhaite et ainsi trouver plus facilement ce qu’il cherche. Quand il décide de supprimer un materiel les relations présentent dans la BDD qui lui sont liées sont également supprimées.</w:t>
      </w:r>
    </w:p>
    <w:p w14:paraId="5A8C03EA" w14:textId="77777777" w:rsidR="007E761E" w:rsidRPr="007F5636" w:rsidRDefault="007E761E" w:rsidP="007E761E">
      <w:pPr>
        <w:spacing w:line="360" w:lineRule="auto"/>
        <w:ind w:firstLine="720"/>
        <w:jc w:val="both"/>
      </w:pPr>
    </w:p>
    <w:p w14:paraId="4C28EB7C" w14:textId="560CE025" w:rsidR="007E761E" w:rsidRPr="007F5636" w:rsidRDefault="007E761E" w:rsidP="007E761E">
      <w:pPr>
        <w:pStyle w:val="Titre2"/>
      </w:pPr>
      <w:bookmarkStart w:id="68" w:name="_Toc165972651"/>
      <w:r w:rsidRPr="007F5636">
        <w:t>Côté Serveur</w:t>
      </w:r>
      <w:bookmarkEnd w:id="68"/>
    </w:p>
    <w:p w14:paraId="5E0C43A5" w14:textId="77777777" w:rsidR="007E761E" w:rsidRPr="007F5636" w:rsidRDefault="007E761E" w:rsidP="007E761E"/>
    <w:p w14:paraId="6FCE9466" w14:textId="36DD55FF" w:rsidR="007E761E" w:rsidRPr="007F5636" w:rsidRDefault="007E761E" w:rsidP="007E761E">
      <w:pPr>
        <w:pStyle w:val="Titre3"/>
      </w:pPr>
      <w:bookmarkStart w:id="69" w:name="_Toc165972652"/>
      <w:r w:rsidRPr="007F5636">
        <w:t>La structure</w:t>
      </w:r>
      <w:bookmarkEnd w:id="69"/>
    </w:p>
    <w:p w14:paraId="388FB685" w14:textId="77777777" w:rsidR="007E761E" w:rsidRPr="007F5636" w:rsidRDefault="007E761E" w:rsidP="007E761E"/>
    <w:p w14:paraId="1F55646A" w14:textId="29F9EFAE" w:rsidR="007E761E" w:rsidRPr="007F5636" w:rsidRDefault="007E761E" w:rsidP="007E761E">
      <w:pPr>
        <w:ind w:firstLine="720"/>
      </w:pPr>
      <w:r w:rsidRPr="007F5636">
        <w:t>Du côté serveur j’ai mis en place plusieurs couches pour faciliter l’organisation, la séparation des responsabilités et la maintenabilité.</w:t>
      </w:r>
    </w:p>
    <w:p w14:paraId="4D72D69A" w14:textId="77777777" w:rsidR="007E761E" w:rsidRPr="007F5636" w:rsidRDefault="007E761E" w:rsidP="007E761E">
      <w:pPr>
        <w:ind w:firstLine="720"/>
      </w:pPr>
    </w:p>
    <w:p w14:paraId="09F0BE9C" w14:textId="77777777" w:rsidR="007E761E" w:rsidRPr="007F5636" w:rsidRDefault="007E761E" w:rsidP="007E761E">
      <w:pPr>
        <w:keepNext/>
        <w:ind w:firstLine="720"/>
        <w:jc w:val="center"/>
      </w:pPr>
      <w:r w:rsidRPr="007F5636">
        <w:rPr>
          <w:noProof/>
        </w:rPr>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7F0EE0DA" w:rsidR="007E761E" w:rsidRPr="007F5636" w:rsidRDefault="007E761E" w:rsidP="007E761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48</w:t>
      </w:r>
      <w:r w:rsidRPr="007F5636">
        <w:fldChar w:fldCharType="end"/>
      </w:r>
      <w:r w:rsidRPr="007F5636">
        <w:t xml:space="preserve"> Structure côté serveur</w:t>
      </w:r>
    </w:p>
    <w:p w14:paraId="727C5481" w14:textId="49A82EBA" w:rsidR="007E761E" w:rsidRPr="007F5636" w:rsidRDefault="007E761E" w:rsidP="007E761E">
      <w:pPr>
        <w:spacing w:line="360" w:lineRule="auto"/>
        <w:jc w:val="both"/>
      </w:pPr>
      <w:r w:rsidRPr="007F5636">
        <w:lastRenderedPageBreak/>
        <w:t>Comme nous le montre la figure 4</w:t>
      </w:r>
      <w:r w:rsidR="00F06D5E">
        <w:t>8</w:t>
      </w:r>
      <w:r w:rsidRPr="007F5636">
        <w:t>,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44C49896" w14:textId="77777777" w:rsidR="007E761E" w:rsidRPr="007F5636" w:rsidRDefault="007E761E" w:rsidP="007E761E">
      <w:pPr>
        <w:spacing w:line="360" w:lineRule="auto"/>
        <w:ind w:firstLine="720"/>
        <w:jc w:val="both"/>
      </w:pPr>
      <w:r w:rsidRPr="007F5636">
        <w:t>Durant toute la procédure des vérifications sont faites en fonction de chaque couche et de leurs fonctions.</w:t>
      </w:r>
    </w:p>
    <w:p w14:paraId="7537798C" w14:textId="3866633B" w:rsidR="000320D7" w:rsidRPr="007F5636" w:rsidRDefault="007E761E" w:rsidP="007E761E">
      <w:pPr>
        <w:pStyle w:val="Titre3"/>
      </w:pPr>
      <w:bookmarkStart w:id="70" w:name="_Toc165972653"/>
      <w:r w:rsidRPr="007F5636">
        <w:t>L’API</w:t>
      </w:r>
      <w:bookmarkEnd w:id="70"/>
    </w:p>
    <w:p w14:paraId="0B12F8FD" w14:textId="29F6F351" w:rsidR="007E761E" w:rsidRPr="007F5636" w:rsidRDefault="007E761E" w:rsidP="007E761E">
      <w:pPr>
        <w:spacing w:line="360" w:lineRule="auto"/>
        <w:ind w:firstLine="720"/>
        <w:jc w:val="both"/>
      </w:pPr>
      <w:r w:rsidRPr="007F5636">
        <w:t xml:space="preserve">L’API est la porte d’entrée pour permettre à l’utilisateur d’accéder aux données. A chaque fois que l’utilisateur fait une demande, celle-ci passe par le controller adéquat qui fait suivre cette demande à la </w:t>
      </w:r>
      <w:proofErr w:type="gramStart"/>
      <w:r w:rsidRPr="007F5636">
        <w:t>BLL.</w:t>
      </w:r>
      <w:r w:rsidR="00F06D5E">
        <w:t>(</w:t>
      </w:r>
      <w:proofErr w:type="gramEnd"/>
      <w:r w:rsidR="00F06D5E">
        <w:t>figure 49)</w:t>
      </w:r>
    </w:p>
    <w:p w14:paraId="76166D36" w14:textId="77777777" w:rsidR="00145162" w:rsidRPr="007F5636" w:rsidRDefault="00145162" w:rsidP="00145162">
      <w:pPr>
        <w:keepNext/>
        <w:spacing w:line="360" w:lineRule="auto"/>
        <w:ind w:firstLine="720"/>
        <w:jc w:val="center"/>
      </w:pPr>
      <w:r w:rsidRPr="007F5636">
        <w:rPr>
          <w:noProof/>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22C6D989"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49</w:t>
      </w:r>
      <w:r w:rsidRPr="007F5636">
        <w:fldChar w:fldCharType="end"/>
      </w:r>
      <w:r w:rsidRPr="007F5636">
        <w:t xml:space="preserve"> Structure de l'API</w:t>
      </w:r>
    </w:p>
    <w:p w14:paraId="4D944E4D" w14:textId="4197A786" w:rsidR="007E761E" w:rsidRPr="007F5636" w:rsidRDefault="007E761E" w:rsidP="007E761E">
      <w:pPr>
        <w:pStyle w:val="Titre4"/>
      </w:pPr>
      <w:r w:rsidRPr="007F5636">
        <w:t>Les controller</w:t>
      </w:r>
    </w:p>
    <w:p w14:paraId="2B0074DE" w14:textId="77777777" w:rsidR="007E761E" w:rsidRPr="007F5636" w:rsidRDefault="007E761E" w:rsidP="007E761E"/>
    <w:p w14:paraId="1BA12F96" w14:textId="6BB30538" w:rsidR="007E761E" w:rsidRPr="007F5636" w:rsidRDefault="007E761E" w:rsidP="007E761E">
      <w:pPr>
        <w:rPr>
          <w:color w:val="FF0000"/>
        </w:rPr>
      </w:pPr>
      <w:r w:rsidRPr="007F5636">
        <w:tab/>
      </w:r>
      <w:r w:rsidRPr="007F5636">
        <w:rPr>
          <w:color w:val="FF0000"/>
        </w:rPr>
        <w:t>Les controller servent de ponts entre l’API et les couches suivantes.</w:t>
      </w:r>
      <w:r w:rsidR="00145162" w:rsidRPr="007F5636">
        <w:rPr>
          <w:color w:val="FF0000"/>
        </w:rPr>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71" w:name="_Toc165972654"/>
      <w:r w:rsidRPr="007F5636">
        <w:t>BLL</w:t>
      </w:r>
      <w:bookmarkEnd w:id="71"/>
    </w:p>
    <w:p w14:paraId="66BF3321" w14:textId="77777777" w:rsidR="007E761E" w:rsidRPr="007F5636" w:rsidRDefault="007E761E" w:rsidP="007E761E"/>
    <w:p w14:paraId="3635DF37" w14:textId="77777777" w:rsidR="00145162" w:rsidRPr="007F5636" w:rsidRDefault="00145162" w:rsidP="00145162">
      <w:pPr>
        <w:keepNext/>
        <w:jc w:val="center"/>
      </w:pPr>
      <w:r w:rsidRPr="007F5636">
        <w:rPr>
          <w:noProof/>
        </w:rPr>
        <w:lastRenderedPageBreak/>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27DCBCC2"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50</w:t>
      </w:r>
      <w:r w:rsidRPr="007F5636">
        <w:fldChar w:fldCharType="end"/>
      </w:r>
      <w:r w:rsidRPr="007F5636">
        <w:t xml:space="preserve"> Structure de la BLL</w:t>
      </w:r>
    </w:p>
    <w:p w14:paraId="00722C01" w14:textId="77735335" w:rsidR="00145162" w:rsidRPr="007F5636" w:rsidRDefault="00145162" w:rsidP="00145162">
      <w:pPr>
        <w:spacing w:line="360" w:lineRule="auto"/>
        <w:ind w:firstLine="720"/>
        <w:jc w:val="both"/>
      </w:pPr>
      <w:r w:rsidRPr="007F5636">
        <w:t xml:space="preserve">La BLL sert d’intermédiaire entre l’API et la DAL (Data Acess Layer) et compile les règles métier de l’application. Comme nous le montre la figure </w:t>
      </w:r>
      <w:r w:rsidR="00F06D5E">
        <w:t>50</w:t>
      </w:r>
      <w:r w:rsidRPr="007F5636">
        <w:t>, la présence d’interface pour chaque service permet de faciliter de futures modifications.</w:t>
      </w:r>
    </w:p>
    <w:p w14:paraId="2F9A715B" w14:textId="047CE27D" w:rsidR="00145162" w:rsidRPr="007F5636" w:rsidRDefault="00145162" w:rsidP="00145162">
      <w:pPr>
        <w:pStyle w:val="Titre3"/>
      </w:pPr>
      <w:bookmarkStart w:id="72" w:name="_Toc165972655"/>
      <w:r w:rsidRPr="007F5636">
        <w:t>DAL</w:t>
      </w:r>
      <w:bookmarkEnd w:id="72"/>
    </w:p>
    <w:p w14:paraId="77147B4A" w14:textId="77777777" w:rsidR="00145162" w:rsidRPr="007F5636" w:rsidRDefault="00145162" w:rsidP="00145162"/>
    <w:p w14:paraId="5C13F303" w14:textId="77777777" w:rsidR="00145162" w:rsidRPr="007F5636" w:rsidRDefault="00145162" w:rsidP="00145162">
      <w:pPr>
        <w:keepNext/>
        <w:jc w:val="center"/>
      </w:pPr>
      <w:r w:rsidRPr="007F5636">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3BD2A880"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51</w:t>
      </w:r>
      <w:r w:rsidRPr="007F5636">
        <w:fldChar w:fldCharType="end"/>
      </w:r>
      <w:r w:rsidRPr="007F5636">
        <w:t xml:space="preserve"> Structure de la DAL</w:t>
      </w:r>
    </w:p>
    <w:p w14:paraId="4B386D30" w14:textId="766BBC19" w:rsidR="00145162" w:rsidRPr="007F5636" w:rsidRDefault="00145162" w:rsidP="00145162">
      <w:pPr>
        <w:ind w:firstLine="720"/>
      </w:pPr>
      <w:r w:rsidRPr="007F5636">
        <w:t xml:space="preserve">La DAL </w:t>
      </w:r>
      <w:r w:rsidR="00F06D5E">
        <w:t xml:space="preserve">(figure 51) </w:t>
      </w:r>
      <w:r w:rsidRPr="007F5636">
        <w:t>permet d’avoir accès à la BDD. Dans toute l’application c’est le seul module qui a accès directement à la BDD.</w:t>
      </w:r>
    </w:p>
    <w:p w14:paraId="05E4FA62" w14:textId="77777777" w:rsidR="007C3672" w:rsidRPr="007F5636" w:rsidRDefault="007C3672" w:rsidP="00145162">
      <w:pPr>
        <w:ind w:firstLine="720"/>
      </w:pPr>
    </w:p>
    <w:p w14:paraId="362667EC" w14:textId="30ADC1DD" w:rsidR="007C3672" w:rsidRPr="007F5636" w:rsidRDefault="007C3672" w:rsidP="007C3672">
      <w:pPr>
        <w:pStyle w:val="Titre3"/>
      </w:pPr>
      <w:bookmarkStart w:id="73" w:name="_Toc165972656"/>
      <w:r w:rsidRPr="007F5636">
        <w:t>Les Test</w:t>
      </w:r>
      <w:r w:rsidR="004C0695">
        <w:t>s</w:t>
      </w:r>
      <w:bookmarkEnd w:id="73"/>
    </w:p>
    <w:p w14:paraId="34C265C7" w14:textId="25517EE5" w:rsidR="007C3672" w:rsidRPr="007F5636" w:rsidRDefault="007C3672" w:rsidP="007C3672">
      <w:pPr>
        <w:pStyle w:val="Titre4"/>
      </w:pPr>
      <w:r w:rsidRPr="007F5636">
        <w:t>Les tests Unitaire</w:t>
      </w:r>
    </w:p>
    <w:p w14:paraId="70DA3C83" w14:textId="77777777" w:rsidR="007C3672" w:rsidRPr="007F5636" w:rsidRDefault="007C3672" w:rsidP="007C3672"/>
    <w:p w14:paraId="69C798D7" w14:textId="77777777" w:rsidR="007C3672" w:rsidRPr="007F5636" w:rsidRDefault="007C3672" w:rsidP="007C367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Pr="007F5636" w:rsidRDefault="007C3672" w:rsidP="007C3672">
      <w:pPr>
        <w:keepNext/>
        <w:spacing w:line="360" w:lineRule="auto"/>
        <w:ind w:firstLine="720"/>
        <w:jc w:val="center"/>
      </w:pPr>
      <w:r w:rsidRPr="007F5636">
        <w:rPr>
          <w:noProof/>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5">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6A00E4E4" w:rsidR="007C3672" w:rsidRPr="007F5636" w:rsidRDefault="007C3672" w:rsidP="007C367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52</w:t>
      </w:r>
      <w:r w:rsidRPr="007F5636">
        <w:fldChar w:fldCharType="end"/>
      </w:r>
      <w:r w:rsidRPr="007F5636">
        <w:t xml:space="preserve"> Test Unitaire nom</w:t>
      </w:r>
    </w:p>
    <w:p w14:paraId="030620F0" w14:textId="77777777" w:rsidR="007C3672" w:rsidRPr="007F5636" w:rsidRDefault="007C3672" w:rsidP="007C3672">
      <w:pPr>
        <w:autoSpaceDE w:val="0"/>
        <w:autoSpaceDN w:val="0"/>
        <w:adjustRightInd w:val="0"/>
        <w:spacing w:after="0" w:line="360" w:lineRule="auto"/>
        <w:jc w:val="both"/>
      </w:pPr>
      <w:r w:rsidRPr="007F5636">
        <w:lastRenderedPageBreak/>
        <w:t>Le nom de chaque test doit reprendre le nom de la méthode testée « </w:t>
      </w:r>
      <w:r w:rsidRPr="007F5636">
        <w:rPr>
          <w:b/>
          <w:bCs/>
        </w:rPr>
        <w:t>GetSortByUserMateriel</w:t>
      </w:r>
      <w:r w:rsidRPr="007F5636">
        <w:t> », les conditions « </w:t>
      </w:r>
      <w:r w:rsidRPr="007F5636">
        <w:rPr>
          <w:b/>
          <w:bCs/>
        </w:rPr>
        <w:t>with_IdCategorieBelowZero</w:t>
      </w:r>
      <w:r w:rsidRPr="007F5636">
        <w:t> » et enfin les résultats que nous sommes sensé obtenir « </w:t>
      </w:r>
      <w:r w:rsidRPr="007F5636">
        <w:rPr>
          <w:b/>
          <w:bCs/>
        </w:rPr>
        <w:t>Should_Be_ReurnBadRequest</w:t>
      </w:r>
      <w:r w:rsidRPr="007F5636">
        <w:t> ». Chaque élément doit être séparé par des « </w:t>
      </w:r>
      <w:r w:rsidRPr="007F5636">
        <w:rPr>
          <w:b/>
          <w:bCs/>
        </w:rPr>
        <w:t>_</w:t>
      </w:r>
      <w:r w:rsidRPr="007F5636">
        <w:t xml:space="preserve"> ». </w:t>
      </w:r>
    </w:p>
    <w:p w14:paraId="1D2A523C" w14:textId="4C27D581" w:rsidR="007C3672" w:rsidRPr="007F5636" w:rsidRDefault="007C3672" w:rsidP="007C3672">
      <w:pPr>
        <w:autoSpaceDE w:val="0"/>
        <w:autoSpaceDN w:val="0"/>
        <w:adjustRightInd w:val="0"/>
        <w:spacing w:after="0" w:line="360" w:lineRule="auto"/>
        <w:ind w:firstLine="720"/>
        <w:jc w:val="both"/>
        <w:rPr>
          <w:color w:val="000000"/>
        </w:rPr>
      </w:pPr>
      <w:r w:rsidRPr="007F5636">
        <w:t xml:space="preserve">Il existe diffèrent tag à apposer aux tests. Dans la figure </w:t>
      </w:r>
      <w:r w:rsidR="00F06D5E">
        <w:t>52</w:t>
      </w:r>
      <w:r w:rsidRPr="007F5636">
        <w:t xml:space="preserve"> il s’agit d’un test avec le tag </w:t>
      </w:r>
      <w:r w:rsidRPr="007F5636">
        <w:rPr>
          <w:b/>
          <w:bCs/>
        </w:rPr>
        <w:t xml:space="preserve">[Theory] </w:t>
      </w:r>
      <w:r w:rsidRPr="007F5636">
        <w:t xml:space="preserve">ce qui permet de rajouter des paramètres dans la signature du test. Suivi des décorateurs </w:t>
      </w:r>
      <w:r w:rsidRPr="007F5636">
        <w:rPr>
          <w:b/>
          <w:bCs/>
          <w:color w:val="000000"/>
        </w:rPr>
        <w:t>[</w:t>
      </w:r>
      <w:proofErr w:type="gramStart"/>
      <w:r w:rsidRPr="007F5636">
        <w:rPr>
          <w:b/>
          <w:bCs/>
          <w:color w:val="000000"/>
        </w:rPr>
        <w:t>InlineData(</w:t>
      </w:r>
      <w:proofErr w:type="gramEnd"/>
      <w:r w:rsidRPr="007F5636">
        <w:rPr>
          <w:b/>
          <w:bCs/>
          <w:color w:val="000000"/>
        </w:rPr>
        <w:t>0)]</w:t>
      </w:r>
      <w:r w:rsidRPr="007F5636">
        <w:rPr>
          <w:color w:val="000000"/>
        </w:rPr>
        <w:t xml:space="preserve">et </w:t>
      </w:r>
      <w:r w:rsidRPr="007F5636">
        <w:rPr>
          <w:b/>
          <w:bCs/>
          <w:color w:val="000000"/>
        </w:rPr>
        <w:t xml:space="preserve">[InlineData(-1)] </w:t>
      </w:r>
      <w:r w:rsidRPr="007F5636">
        <w:rPr>
          <w:color w:val="000000"/>
        </w:rPr>
        <w:t xml:space="preserve">qui indiquent que les valeurs 0 et -1 seront prisent comme paramètres. </w:t>
      </w:r>
    </w:p>
    <w:p w14:paraId="7BA1805E" w14:textId="77777777" w:rsidR="007C3672" w:rsidRPr="007F5636" w:rsidRDefault="007C3672" w:rsidP="007C3672">
      <w:pPr>
        <w:autoSpaceDE w:val="0"/>
        <w:autoSpaceDN w:val="0"/>
        <w:adjustRightInd w:val="0"/>
        <w:spacing w:after="0" w:line="360" w:lineRule="auto"/>
        <w:ind w:firstLine="720"/>
        <w:jc w:val="both"/>
        <w:rPr>
          <w:color w:val="000000"/>
        </w:rPr>
      </w:pP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1754C137"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étapes le programmeur doit faire en sorte que l’environnement</w:t>
      </w:r>
      <w:r w:rsidR="00395F16" w:rsidRPr="007F5636">
        <w:t xml:space="preserve"> </w:t>
      </w:r>
      <w:r w:rsidRPr="007F5636">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7D351141" w:rsidR="00395F16" w:rsidRPr="007F5636" w:rsidRDefault="00395F16" w:rsidP="00395F16">
      <w:pPr>
        <w:keepNext/>
        <w:spacing w:line="360" w:lineRule="auto"/>
        <w:jc w:val="both"/>
      </w:pPr>
      <w:r w:rsidRPr="007F5636">
        <w:t>Pour exécuter mes tests j’ai analysé mon code pour détecter les possibles issus de la fonction</w:t>
      </w:r>
    </w:p>
    <w:p w14:paraId="11F2BB99" w14:textId="24EF687A" w:rsidR="007C3672" w:rsidRPr="007F5636" w:rsidRDefault="007C3672" w:rsidP="003C73BE">
      <w:pPr>
        <w:spacing w:line="360" w:lineRule="auto"/>
        <w:ind w:firstLine="720"/>
        <w:jc w:val="both"/>
        <w:rPr>
          <w:b/>
          <w:bCs/>
        </w:rPr>
      </w:pPr>
      <w:r w:rsidRPr="007F5636">
        <w:t xml:space="preserve">Comme nous le montre la figure </w:t>
      </w:r>
      <w:r w:rsidR="00F06D5E">
        <w:t>53</w:t>
      </w:r>
      <w:r w:rsidRPr="007F5636">
        <w:t xml:space="preserve">, je suis donc parti de la méthode que j’avais déjà codée pour savoir quels tests je devais pratiquer. Il est également possible de faire l’inverse avec le TDD (Test Driven </w:t>
      </w:r>
      <w:proofErr w:type="spellStart"/>
      <w:r w:rsidRPr="007F5636">
        <w:t>Development</w:t>
      </w:r>
      <w:proofErr w:type="spellEnd"/>
      <w:r w:rsidRPr="007F5636">
        <w:t xml:space="preserve">) </w:t>
      </w:r>
      <w:r w:rsidR="003C73BE" w:rsidRPr="007F5636">
        <w:t>qui,</w:t>
      </w:r>
      <w:r w:rsidRPr="007F5636">
        <w:t xml:space="preserve"> lui, part </w:t>
      </w:r>
      <w:r w:rsidR="003C73BE" w:rsidRPr="007F5636">
        <w:t>des tests</w:t>
      </w:r>
      <w:r w:rsidRPr="007F5636">
        <w:t xml:space="preserve"> pour coder la fonction.</w:t>
      </w:r>
    </w:p>
    <w:p w14:paraId="50706601" w14:textId="77777777" w:rsidR="007C3672" w:rsidRPr="007F5636" w:rsidRDefault="007C3672" w:rsidP="007C3672"/>
    <w:p w14:paraId="167AD63A" w14:textId="77777777" w:rsidR="003C73BE" w:rsidRPr="007F5636" w:rsidRDefault="003C73BE" w:rsidP="003C73BE">
      <w:pPr>
        <w:pStyle w:val="Titre5"/>
      </w:pPr>
      <w:bookmarkStart w:id="74" w:name="_Toc158232581"/>
      <w:r w:rsidRPr="007F5636">
        <w:t>Test GetSortByCategorieMaterielAsync</w:t>
      </w:r>
      <w:bookmarkEnd w:id="74"/>
    </w:p>
    <w:p w14:paraId="2C40AF77" w14:textId="77777777" w:rsidR="003C73BE" w:rsidRPr="007F5636" w:rsidRDefault="003C73BE" w:rsidP="003C73BE"/>
    <w:p w14:paraId="61A5CB62" w14:textId="77777777" w:rsidR="003C73BE" w:rsidRPr="007F5636" w:rsidRDefault="003C73BE" w:rsidP="003C73BE">
      <w:pPr>
        <w:keepNext/>
        <w:jc w:val="center"/>
      </w:pPr>
      <w:r w:rsidRPr="007F5636">
        <w:rPr>
          <w:noProof/>
        </w:rPr>
        <w:lastRenderedPageBreak/>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3FC003C6" w:rsidR="003C73BE" w:rsidRPr="007F5636" w:rsidRDefault="003C73BE" w:rsidP="003C73B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53</w:t>
      </w:r>
      <w:r w:rsidRPr="007F5636">
        <w:fldChar w:fldCharType="end"/>
      </w:r>
      <w:r w:rsidRPr="007F5636">
        <w:t xml:space="preserve"> Analyse du test</w:t>
      </w:r>
    </w:p>
    <w:p w14:paraId="388B0184" w14:textId="77777777" w:rsidR="003C73BE" w:rsidRPr="007F5636" w:rsidRDefault="003C73BE" w:rsidP="003C73BE"/>
    <w:p w14:paraId="12259F69" w14:textId="31300CF5" w:rsidR="003C73BE" w:rsidRPr="007F5636" w:rsidRDefault="003C73BE" w:rsidP="003C73BE">
      <w:r w:rsidRPr="007F5636">
        <w:t>Une fois les tests dégagés, il faut créer du code pour chaque situation. Nous continuons avec l’exemple de notre méthode de filtrage par les catégories.</w:t>
      </w:r>
    </w:p>
    <w:p w14:paraId="33D4D978" w14:textId="77777777" w:rsidR="003C73BE" w:rsidRPr="007F5636" w:rsidRDefault="003C73BE" w:rsidP="003C73BE"/>
    <w:p w14:paraId="5F5E1798" w14:textId="7A4868CF" w:rsidR="003C73BE" w:rsidRPr="007F5636" w:rsidRDefault="003C73BE" w:rsidP="003C73BE">
      <w:pPr>
        <w:pStyle w:val="Titre5"/>
      </w:pPr>
      <w:r w:rsidRPr="007F5636">
        <w:t>Test 1</w:t>
      </w:r>
    </w:p>
    <w:p w14:paraId="6671D012" w14:textId="6E83E317" w:rsidR="003C73BE" w:rsidRPr="007F5636" w:rsidRDefault="003C73BE" w:rsidP="003C73BE">
      <w:pPr>
        <w:spacing w:line="360" w:lineRule="auto"/>
        <w:ind w:firstLine="720"/>
        <w:jc w:val="both"/>
      </w:pPr>
      <w:r w:rsidRPr="007F5636">
        <w:t xml:space="preserve">Lors de ce premier test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77777777" w:rsidR="003C73BE" w:rsidRPr="007F5636" w:rsidRDefault="003C73BE" w:rsidP="003C73BE">
      <w:pPr>
        <w:spacing w:line="360" w:lineRule="auto"/>
        <w:ind w:firstLine="720"/>
        <w:jc w:val="both"/>
      </w:pPr>
      <w:r w:rsidRPr="007F5636">
        <w:t xml:space="preserve">Pour la partie </w:t>
      </w:r>
      <w:r w:rsidRPr="007F5636">
        <w:rPr>
          <w:b/>
          <w:bCs/>
        </w:rPr>
        <w:t>Arrange</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77777777" w:rsidR="003C73BE" w:rsidRPr="007F5636" w:rsidRDefault="003C73BE" w:rsidP="003C73BE">
      <w:pPr>
        <w:spacing w:line="360" w:lineRule="auto"/>
        <w:ind w:firstLine="720"/>
        <w:jc w:val="both"/>
      </w:pPr>
      <w:r w:rsidRPr="007F5636">
        <w:lastRenderedPageBreak/>
        <w:t xml:space="preserve">Pour la partie </w:t>
      </w:r>
      <w:r w:rsidRPr="007F5636">
        <w:rPr>
          <w:b/>
          <w:bCs/>
        </w:rPr>
        <w:t xml:space="preserve">Act </w:t>
      </w:r>
      <w:r w:rsidRPr="007F5636">
        <w:t xml:space="preserve">j’exécute la fonction. Les paramètres sont définis par </w:t>
      </w:r>
      <w:r w:rsidRPr="007F5636">
        <w:rPr>
          <w:b/>
          <w:bCs/>
        </w:rPr>
        <w:t>[</w:t>
      </w:r>
      <w:proofErr w:type="gramStart"/>
      <w:r w:rsidRPr="007F5636">
        <w:rPr>
          <w:b/>
          <w:bCs/>
        </w:rPr>
        <w:t>InlineData(</w:t>
      </w:r>
      <w:proofErr w:type="gramEnd"/>
      <w:r w:rsidRPr="007F5636">
        <w:rPr>
          <w:b/>
          <w:bCs/>
        </w:rPr>
        <w:t>0)]</w:t>
      </w:r>
      <w:r w:rsidRPr="007F5636">
        <w:t xml:space="preserve"> et </w:t>
      </w:r>
      <w:r w:rsidRPr="007F5636">
        <w:rPr>
          <w:b/>
          <w:bCs/>
        </w:rPr>
        <w:t>[InlineData(-1)]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r w:rsidRPr="007F5636">
        <w:rPr>
          <w:b/>
          <w:bCs/>
        </w:rPr>
        <w:t>BadRequest</w:t>
      </w:r>
      <w:r w:rsidRPr="007F5636">
        <w:t>.</w:t>
      </w:r>
    </w:p>
    <w:p w14:paraId="3EB3DE66" w14:textId="64E17CB3" w:rsidR="003C73BE" w:rsidRPr="007F5636" w:rsidRDefault="003C73BE" w:rsidP="003C73BE">
      <w:pPr>
        <w:pStyle w:val="Titre5"/>
      </w:pPr>
      <w:r w:rsidRPr="007F5636">
        <w:t>Test 2</w:t>
      </w:r>
    </w:p>
    <w:p w14:paraId="1EC4611B" w14:textId="77777777" w:rsidR="003C73BE" w:rsidRPr="007F5636" w:rsidRDefault="003C73BE" w:rsidP="003C73BE">
      <w:pPr>
        <w:spacing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Arrange </w:t>
      </w:r>
      <w:r w:rsidRPr="007F5636">
        <w:t xml:space="preserve">un </w:t>
      </w:r>
      <w:r w:rsidRPr="007F5636">
        <w:rPr>
          <w:b/>
          <w:bCs/>
        </w:rPr>
        <w:t xml:space="preserve">Mock </w:t>
      </w:r>
      <w:r w:rsidRPr="007F5636">
        <w:t>et créé et est paramétré pour s’accorder avec les demandes du test. Il est donc configuré pour quelle que soit l’Id fournie rien ne sera retourné.</w:t>
      </w:r>
    </w:p>
    <w:p w14:paraId="7059E26C"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Act </w:t>
      </w:r>
      <w:r w:rsidRPr="007F5636">
        <w:t xml:space="preserve">la fonction est exécutée. </w:t>
      </w:r>
    </w:p>
    <w:p w14:paraId="43502B51" w14:textId="77777777" w:rsidR="003C73BE" w:rsidRPr="007F5636" w:rsidRDefault="003C73BE" w:rsidP="003C73BE">
      <w:pPr>
        <w:spacing w:line="360" w:lineRule="auto"/>
        <w:ind w:firstLine="720"/>
        <w:jc w:val="both"/>
      </w:pPr>
      <w:r w:rsidRPr="007F5636">
        <w:t xml:space="preserve">La partie </w:t>
      </w:r>
      <w:r w:rsidRPr="007F5636">
        <w:rPr>
          <w:b/>
          <w:bCs/>
        </w:rPr>
        <w:t xml:space="preserve">Assert </w:t>
      </w:r>
      <w:r w:rsidRPr="007F5636">
        <w:t>vérifie l’exactitude du résultat.</w:t>
      </w:r>
    </w:p>
    <w:p w14:paraId="5DE8155E" w14:textId="061CB09D" w:rsidR="003C73BE" w:rsidRPr="007F5636" w:rsidRDefault="003C73BE" w:rsidP="003C73BE">
      <w:pPr>
        <w:pStyle w:val="Titre5"/>
      </w:pPr>
      <w:r w:rsidRPr="007F5636">
        <w:t>Test 3</w:t>
      </w:r>
    </w:p>
    <w:p w14:paraId="07B841B3" w14:textId="0FB1CED0" w:rsidR="00F93C03" w:rsidRPr="007F5636" w:rsidRDefault="00F93C03" w:rsidP="00F93C03">
      <w:pPr>
        <w:spacing w:line="360" w:lineRule="auto"/>
        <w:jc w:val="both"/>
      </w:pPr>
      <w:r w:rsidRPr="007F5636">
        <w:t>Le troisième test permet de vérifier le bon fonctionnement de la fonction.</w:t>
      </w:r>
    </w:p>
    <w:p w14:paraId="42BD2A66" w14:textId="77777777" w:rsidR="00F93C03" w:rsidRPr="007F5636" w:rsidRDefault="00F93C03" w:rsidP="00F93C03">
      <w:pPr>
        <w:spacing w:line="360" w:lineRule="auto"/>
        <w:jc w:val="both"/>
      </w:pPr>
      <w:r w:rsidRPr="007F5636">
        <w:tab/>
        <w:t xml:space="preserve">Dans la partie </w:t>
      </w:r>
      <w:r w:rsidRPr="007F5636">
        <w:rPr>
          <w:b/>
          <w:bCs/>
        </w:rPr>
        <w:t>Arrange</w:t>
      </w:r>
      <w:r w:rsidRPr="007F5636">
        <w:t xml:space="preserve"> il y a toujours la création d’un </w:t>
      </w:r>
      <w:r w:rsidRPr="007F5636">
        <w:rPr>
          <w:b/>
          <w:bCs/>
        </w:rPr>
        <w:t xml:space="preserve">Mock </w:t>
      </w:r>
      <w:r w:rsidRPr="007F5636">
        <w:t xml:space="preserve">mais également de deux </w:t>
      </w:r>
      <w:r w:rsidRPr="007F5636">
        <w:rPr>
          <w:b/>
          <w:bCs/>
        </w:rPr>
        <w:t>Materiel</w:t>
      </w:r>
      <w:r w:rsidRPr="007F5636">
        <w:t xml:space="preserve"> car nous devons paramétrer notre </w:t>
      </w:r>
      <w:r w:rsidRPr="007F5636">
        <w:rPr>
          <w:b/>
          <w:bCs/>
        </w:rPr>
        <w:t xml:space="preserve">Mock </w:t>
      </w:r>
      <w:r w:rsidRPr="007F5636">
        <w:t xml:space="preserve">pour qu’il retourne ces deux </w:t>
      </w:r>
      <w:r w:rsidRPr="007F5636">
        <w:rPr>
          <w:b/>
          <w:bCs/>
        </w:rPr>
        <w:t>Materiel</w:t>
      </w:r>
      <w:r w:rsidRPr="007F5636">
        <w:t xml:space="preserve">. Il faut également le paramétrer pour que n’importe quel Id soit donné. </w:t>
      </w:r>
    </w:p>
    <w:p w14:paraId="6E1051A2" w14:textId="77777777" w:rsidR="00F93C03" w:rsidRPr="007F5636" w:rsidRDefault="00F93C03" w:rsidP="00F93C03">
      <w:pPr>
        <w:spacing w:line="360" w:lineRule="auto"/>
        <w:jc w:val="both"/>
      </w:pPr>
      <w:r w:rsidRPr="007F5636">
        <w:tab/>
        <w:t xml:space="preserve">La partie </w:t>
      </w:r>
      <w:r w:rsidRPr="007F5636">
        <w:rPr>
          <w:b/>
          <w:bCs/>
        </w:rPr>
        <w:t xml:space="preserve">Act </w:t>
      </w:r>
      <w:r w:rsidRPr="007F5636">
        <w:t>exécute la fonction.</w:t>
      </w:r>
    </w:p>
    <w:p w14:paraId="1FDAB21B" w14:textId="0318B81B" w:rsidR="003C73BE" w:rsidRPr="007F5636" w:rsidRDefault="00F93C03" w:rsidP="00F93C03">
      <w:r w:rsidRPr="007F5636">
        <w:tab/>
        <w:t xml:space="preserve">Enfin la partie </w:t>
      </w:r>
      <w:r w:rsidRPr="007F5636">
        <w:rPr>
          <w:b/>
          <w:bCs/>
        </w:rPr>
        <w:t xml:space="preserve">Assert </w:t>
      </w:r>
      <w:r w:rsidRPr="007F5636">
        <w:t>vérifie l’exactitude des résultats.</w:t>
      </w:r>
    </w:p>
    <w:p w14:paraId="4952B514" w14:textId="77777777" w:rsidR="00F93C03" w:rsidRPr="007F5636" w:rsidRDefault="00F93C03" w:rsidP="00F93C03"/>
    <w:p w14:paraId="74F0629E" w14:textId="604A3982" w:rsidR="00F93C03" w:rsidRPr="007F5636" w:rsidRDefault="00F93C03" w:rsidP="00F93C03">
      <w:pPr>
        <w:pStyle w:val="Titre5"/>
      </w:pPr>
      <w:r w:rsidRPr="007F5636">
        <w:lastRenderedPageBreak/>
        <w:t>Résultat des tests</w:t>
      </w:r>
    </w:p>
    <w:p w14:paraId="70F2771F" w14:textId="77777777" w:rsidR="00F93C03" w:rsidRPr="007F5636" w:rsidRDefault="00F93C03" w:rsidP="00F93C03">
      <w:pPr>
        <w:keepNext/>
        <w:jc w:val="center"/>
      </w:pPr>
      <w:r w:rsidRPr="007F5636">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183139DD"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54</w:t>
      </w:r>
      <w:r w:rsidRPr="007F5636">
        <w:fldChar w:fldCharType="end"/>
      </w:r>
      <w:r w:rsidRPr="007F5636">
        <w:t xml:space="preserve"> Résultat des tests</w:t>
      </w:r>
    </w:p>
    <w:p w14:paraId="30F1EA01" w14:textId="3EBB0F11" w:rsidR="00F93C03" w:rsidRPr="007F5636" w:rsidRDefault="00F93C03" w:rsidP="00F93C03">
      <w:pPr>
        <w:ind w:firstLine="720"/>
      </w:pPr>
      <w:r w:rsidRPr="007F5636">
        <w:t xml:space="preserve">Comme nous le montre la figure </w:t>
      </w:r>
      <w:r w:rsidR="00F06D5E">
        <w:t>54</w:t>
      </w:r>
      <w:r w:rsidRPr="007F5636">
        <w:t>, toutes les fonctions se trouvant dans le controller sont testées. Tous les tests sont valides. Nous pouvons également remarquer que chaque fonction n’a pas le même nombre de test.</w:t>
      </w:r>
    </w:p>
    <w:p w14:paraId="7EAB5A8C" w14:textId="77777777" w:rsidR="00395F16" w:rsidRPr="007F5636" w:rsidRDefault="00395F16" w:rsidP="00F93C03">
      <w:pPr>
        <w:ind w:firstLine="720"/>
      </w:pPr>
    </w:p>
    <w:p w14:paraId="1D4354F5" w14:textId="5134765B" w:rsidR="00395F16" w:rsidRPr="007F5636" w:rsidRDefault="00395F16" w:rsidP="00395F16">
      <w:pPr>
        <w:pStyle w:val="Titre5"/>
      </w:pPr>
      <w:r w:rsidRPr="007F5636">
        <w:t>Test d’Intégration</w:t>
      </w:r>
    </w:p>
    <w:p w14:paraId="33EFB5F0" w14:textId="54F7FEB0" w:rsidR="00395F16" w:rsidRPr="007F5636" w:rsidRDefault="00395F16" w:rsidP="00395F16">
      <w:pPr>
        <w:spacing w:line="360" w:lineRule="auto"/>
        <w:ind w:firstLine="720"/>
        <w:jc w:val="both"/>
      </w:pPr>
      <w:r w:rsidRPr="007F5636">
        <w:t xml:space="preserve">Les tests d’intégrations permettent de vérifier le bon fonctionnement entre les différentes couches de l’application. Il faut fixer l’environnement de test pour simuler nos appels de requêtes grâce à une fixture. (Figure </w:t>
      </w:r>
      <w:r w:rsidR="00F06D5E">
        <w:t>55</w:t>
      </w:r>
      <w:r w:rsidRPr="007F5636">
        <w:t>)</w:t>
      </w:r>
    </w:p>
    <w:p w14:paraId="48F81039" w14:textId="77777777" w:rsidR="00395F16" w:rsidRPr="007F5636" w:rsidRDefault="00395F16" w:rsidP="00395F16">
      <w:pPr>
        <w:keepNext/>
        <w:spacing w:line="360" w:lineRule="auto"/>
        <w:ind w:firstLine="720"/>
        <w:jc w:val="center"/>
      </w:pPr>
      <w:r w:rsidRPr="007F5636">
        <w:rPr>
          <w:noProof/>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031AFE69"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55</w:t>
      </w:r>
      <w:r w:rsidRPr="007F5636">
        <w:fldChar w:fldCharType="end"/>
      </w:r>
      <w:r w:rsidRPr="007F5636">
        <w:t xml:space="preserve"> Fixture</w:t>
      </w:r>
    </w:p>
    <w:p w14:paraId="06C44DF7" w14:textId="77777777" w:rsidR="00395F16" w:rsidRPr="007F5636" w:rsidRDefault="00395F16" w:rsidP="00395F16"/>
    <w:p w14:paraId="3A209A74" w14:textId="6C35E443" w:rsidR="00395F16" w:rsidRPr="007F5636" w:rsidRDefault="00395F16" w:rsidP="00395F16">
      <w:pPr>
        <w:spacing w:line="360" w:lineRule="auto"/>
        <w:ind w:firstLine="720"/>
        <w:jc w:val="both"/>
      </w:pPr>
      <w:r w:rsidRPr="007F5636">
        <w:t>Il faut également créer une base de données de test pour éviter de remplir notre base de données de production avec les différents tests. Pour cela j’ai créé un script qui copie la base de données utilisé par l’application. J’ai également récupéré quelques données présentes dans la base de données grâce au SGBDR DBeaver qui m’a permis de directement récupérer les données avec les commandes SQL nécessaires pour les insérer dans la base de données de test. (</w:t>
      </w:r>
      <w:r w:rsidR="000263C9" w:rsidRPr="007F5636">
        <w:t>Figure</w:t>
      </w:r>
      <w:r w:rsidRPr="007F5636">
        <w:t xml:space="preserve"> </w:t>
      </w:r>
      <w:r w:rsidR="00F06D5E">
        <w:t>56</w:t>
      </w:r>
      <w:r w:rsidRPr="007F5636">
        <w:t xml:space="preserve"> et 5</w:t>
      </w:r>
      <w:r w:rsidR="00F06D5E">
        <w:t>7</w:t>
      </w:r>
      <w:r w:rsidRPr="007F5636">
        <w:t>)</w:t>
      </w:r>
    </w:p>
    <w:p w14:paraId="59B8DA82" w14:textId="77777777" w:rsidR="000263C9" w:rsidRPr="007F5636" w:rsidRDefault="000263C9" w:rsidP="000263C9">
      <w:pPr>
        <w:keepNext/>
        <w:spacing w:line="360" w:lineRule="auto"/>
        <w:ind w:firstLine="720"/>
        <w:jc w:val="center"/>
      </w:pPr>
      <w:r w:rsidRPr="007F5636">
        <w:rPr>
          <w:noProof/>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76780D03"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56</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2EB7E0AE" w:rsidR="003C73BE"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57</w:t>
      </w:r>
      <w:r w:rsidRPr="007F5636">
        <w:fldChar w:fldCharType="end"/>
      </w:r>
      <w:r w:rsidRPr="007F5636">
        <w:t xml:space="preserve"> Script jeu de données</w:t>
      </w:r>
    </w:p>
    <w:p w14:paraId="49912D83" w14:textId="77777777" w:rsidR="007C3672" w:rsidRPr="007F5636" w:rsidRDefault="007C3672" w:rsidP="003C73BE">
      <w:pPr>
        <w:pStyle w:val="Titre5"/>
      </w:pP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t xml:space="preserve">Le fichier contenant ce script est lu à chaque exécution d’un test ce qui permet d’avoir une BDD dans un état similaire lors de chaque test. </w:t>
      </w:r>
    </w:p>
    <w:p w14:paraId="7D551B45" w14:textId="19760E78" w:rsidR="000263C9" w:rsidRPr="007F5636" w:rsidRDefault="000263C9" w:rsidP="000263C9">
      <w:pPr>
        <w:spacing w:line="360" w:lineRule="auto"/>
        <w:ind w:firstLine="720"/>
        <w:jc w:val="both"/>
      </w:pPr>
      <w:r w:rsidRPr="007F5636">
        <w:t>J’ai également créé une méthode qui permet de se loguer avec les renseignements d’un Bearer Token d’un compte administrateur pour avoir accès à toutes les fonctionnalités. (Figure 5</w:t>
      </w:r>
      <w:r w:rsidR="00F06D5E">
        <w:t>8</w:t>
      </w:r>
      <w:r w:rsidRPr="007F5636">
        <w:t>)</w:t>
      </w:r>
    </w:p>
    <w:p w14:paraId="3B74D9E6" w14:textId="77777777" w:rsidR="000263C9" w:rsidRPr="007F5636" w:rsidRDefault="000263C9" w:rsidP="000263C9">
      <w:pPr>
        <w:keepNext/>
        <w:spacing w:line="360" w:lineRule="auto"/>
        <w:ind w:firstLine="720"/>
        <w:jc w:val="center"/>
      </w:pPr>
      <w:r w:rsidRPr="007F5636">
        <w:rPr>
          <w:noProof/>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3DC3923D"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58</w:t>
      </w:r>
      <w:r w:rsidRPr="007F5636">
        <w:fldChar w:fldCharType="end"/>
      </w:r>
      <w:r w:rsidRPr="007F5636">
        <w:t xml:space="preserve"> Test d'intégration Login</w:t>
      </w:r>
    </w:p>
    <w:p w14:paraId="3B8941DD" w14:textId="77777777" w:rsidR="000263C9" w:rsidRPr="007F5636" w:rsidRDefault="000263C9" w:rsidP="000263C9">
      <w:r w:rsidRPr="007F5636">
        <w:t xml:space="preserve">Cette méthode sera appelée lors de chaque tests. </w:t>
      </w:r>
    </w:p>
    <w:p w14:paraId="1BB094FA" w14:textId="38ABF750" w:rsidR="000263C9" w:rsidRPr="007F5636" w:rsidRDefault="000263C9" w:rsidP="000263C9">
      <w:r w:rsidRPr="007F5636">
        <w:tab/>
        <w:t>Je n’ai malheureusement pas eu le temps de faire tous les tests d’intégrations. Voici une capture d’écran des tests réalisés. (Figure 5</w:t>
      </w:r>
      <w:r w:rsidR="00F06D5E">
        <w:t>9</w:t>
      </w:r>
      <w:r w:rsidRPr="007F5636">
        <w:t>)</w:t>
      </w:r>
    </w:p>
    <w:p w14:paraId="7E034205" w14:textId="77777777" w:rsidR="000263C9" w:rsidRPr="007F5636" w:rsidRDefault="000263C9" w:rsidP="000263C9">
      <w:pPr>
        <w:keepNext/>
        <w:jc w:val="center"/>
      </w:pPr>
      <w:r w:rsidRPr="007F5636">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3771766"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59</w:t>
      </w:r>
      <w:r w:rsidRPr="007F5636">
        <w:fldChar w:fldCharType="end"/>
      </w:r>
      <w:r w:rsidRPr="007F5636">
        <w:t xml:space="preserve"> Test d'intégration résultats</w:t>
      </w:r>
    </w:p>
    <w:p w14:paraId="075514D8" w14:textId="07A018F8" w:rsidR="00145162" w:rsidRPr="007F5636" w:rsidRDefault="000263C9" w:rsidP="000263C9">
      <w:pPr>
        <w:pStyle w:val="Titre5"/>
      </w:pPr>
      <w:bookmarkStart w:id="75" w:name="_Toc158292698"/>
      <w:r w:rsidRPr="007F5636">
        <w:t>Tests d’Acceptation</w:t>
      </w:r>
      <w:bookmarkEnd w:id="75"/>
    </w:p>
    <w:p w14:paraId="7C704F05" w14:textId="77777777" w:rsidR="000263C9" w:rsidRPr="007F5636" w:rsidRDefault="000263C9" w:rsidP="000263C9"/>
    <w:p w14:paraId="21914C08" w14:textId="77777777" w:rsidR="000263C9" w:rsidRPr="007F5636" w:rsidRDefault="000263C9" w:rsidP="000263C9">
      <w:pPr>
        <w:spacing w:line="360" w:lineRule="auto"/>
        <w:ind w:firstLine="720"/>
        <w:jc w:val="both"/>
      </w:pPr>
      <w:r w:rsidRPr="007F5636">
        <w:t xml:space="preserve">Pour effectuer les différents d’acceptations tests j’ai fait appel à des personnes extérieures que je souhaite grandement remercier, </w:t>
      </w:r>
      <w:r w:rsidRPr="007F5636">
        <w:rPr>
          <w:b/>
          <w:bCs/>
        </w:rPr>
        <w:t xml:space="preserve">BRUNDU Roseline et BRUNDU Nicolas. </w:t>
      </w:r>
    </w:p>
    <w:p w14:paraId="5E1E8FCB" w14:textId="77777777" w:rsidR="000263C9" w:rsidRPr="007F5636" w:rsidRDefault="000263C9" w:rsidP="000263C9">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557F4420" w14:textId="72DBC777" w:rsidR="000263C9" w:rsidRPr="007F5636" w:rsidRDefault="000263C9" w:rsidP="000263C9">
      <w:pPr>
        <w:spacing w:line="360" w:lineRule="auto"/>
        <w:ind w:firstLine="720"/>
        <w:jc w:val="both"/>
      </w:pPr>
      <w:r w:rsidRPr="007F5636">
        <w:t xml:space="preserve">Pour que les tests soient le plus fidèles à la réalité, je ne leur ai fait qu’un rapide résumé de la plateforme sans donner d’indications sur la marche à suivre. Ils ont ainsi utilisé leurs comptes crées lors de la première étape du projet et je leur ai également fournit un compte </w:t>
      </w:r>
      <w:r w:rsidRPr="007F5636">
        <w:lastRenderedPageBreak/>
        <w:t>administrateur pour qu’il puisse tester toutes les fonctionnalités. Grâce à cela, j’ai pu mettre en lumière des dysfonctionnements de quelques fonctionnalités sous certaines conditions qui m’avaient échappées car je connaissais le code.</w:t>
      </w:r>
    </w:p>
    <w:p w14:paraId="5CC69BFB" w14:textId="77777777" w:rsidR="000263C9" w:rsidRPr="007F5636" w:rsidRDefault="000263C9" w:rsidP="000263C9">
      <w:pPr>
        <w:pStyle w:val="Titre4"/>
      </w:pPr>
      <w:bookmarkStart w:id="76" w:name="_Toc158292699"/>
      <w:r w:rsidRPr="007F5636">
        <w:t>Future évolution</w:t>
      </w:r>
      <w:bookmarkEnd w:id="76"/>
    </w:p>
    <w:p w14:paraId="4A5AD7DB" w14:textId="77777777" w:rsidR="000263C9" w:rsidRPr="007F5636" w:rsidRDefault="000263C9" w:rsidP="000263C9">
      <w:pPr>
        <w:spacing w:line="360" w:lineRule="auto"/>
        <w:jc w:val="both"/>
      </w:pPr>
    </w:p>
    <w:p w14:paraId="1A17C713" w14:textId="77777777" w:rsidR="000263C9" w:rsidRPr="007F5636" w:rsidRDefault="000263C9" w:rsidP="000263C9">
      <w:pPr>
        <w:spacing w:line="360" w:lineRule="auto"/>
        <w:ind w:firstLine="720"/>
        <w:jc w:val="both"/>
      </w:pPr>
      <w:r w:rsidRPr="007F5636">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77" w:name="_Toc158292700"/>
      <w:r w:rsidRPr="007F5636">
        <w:t>Conclusion</w:t>
      </w:r>
      <w:bookmarkEnd w:id="77"/>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00AA0216" w14:textId="77777777" w:rsidR="000263C9" w:rsidRPr="007F5636" w:rsidRDefault="000263C9" w:rsidP="000263C9">
      <w:pPr>
        <w:spacing w:line="360" w:lineRule="auto"/>
        <w:ind w:firstLine="720"/>
        <w:jc w:val="both"/>
      </w:pPr>
      <w:r w:rsidRPr="007F5636">
        <w:t>Il est également possible que des modifications futures y soient apportées. Ces modifications peuvent porter sur la technique mais aussi sur le design.</w:t>
      </w:r>
    </w:p>
    <w:p w14:paraId="3ADD7462" w14:textId="77777777" w:rsidR="000263C9" w:rsidRPr="007F5636" w:rsidRDefault="000263C9" w:rsidP="000263C9">
      <w:pPr>
        <w:spacing w:line="360" w:lineRule="auto"/>
        <w:ind w:firstLine="720"/>
        <w:jc w:val="both"/>
      </w:pPr>
    </w:p>
    <w:p w14:paraId="0694F505" w14:textId="77777777" w:rsidR="000263C9" w:rsidRPr="000263C9" w:rsidRDefault="000263C9" w:rsidP="000263C9"/>
    <w:sectPr w:rsidR="000263C9" w:rsidRPr="000263C9" w:rsidSect="007E4675">
      <w:headerReference w:type="default" r:id="rId73"/>
      <w:footerReference w:type="default" r:id="rId74"/>
      <w:headerReference w:type="first" r:id="rId75"/>
      <w:pgSz w:w="11906" w:h="16838"/>
      <w:pgMar w:top="1134" w:right="1417" w:bottom="1135" w:left="1417" w:header="0"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Théo OLLIVIER" w:date="2024-04-24T11:15:00Z" w:initials="TO">
    <w:p w14:paraId="4F30B1BC" w14:textId="392DA47E" w:rsidR="000A3578" w:rsidRPr="007F5636" w:rsidRDefault="000A3578" w:rsidP="000A3578">
      <w:pPr>
        <w:pStyle w:val="Commentaire"/>
      </w:pPr>
      <w:r w:rsidRPr="007F5636">
        <w:rPr>
          <w:rStyle w:val="Marquedecommentaire"/>
        </w:rPr>
        <w:annotationRef/>
      </w:r>
      <w:r w:rsidRPr="007F5636">
        <w:t>Tu en as fait, tu as fait une gestion par tickets</w:t>
      </w:r>
    </w:p>
  </w:comment>
  <w:comment w:id="6" w:author="Théo OLLIVIER" w:date="2024-04-24T11:15:00Z" w:initials="TO">
    <w:p w14:paraId="5C1C395D" w14:textId="77777777" w:rsidR="000A3578" w:rsidRPr="007F5636" w:rsidRDefault="000A3578" w:rsidP="000A3578">
      <w:pPr>
        <w:pStyle w:val="Commentaire"/>
      </w:pPr>
      <w:r w:rsidRPr="007F5636">
        <w:rPr>
          <w:rStyle w:val="Marquedecommentaire"/>
        </w:rPr>
        <w:annotationRef/>
      </w:r>
      <w:r w:rsidRPr="007F5636">
        <w:t>C’est quoi ?</w:t>
      </w:r>
    </w:p>
  </w:comment>
  <w:comment w:id="7" w:author="Théo OLLIVIER" w:date="2024-04-24T11:16:00Z" w:initials="TO">
    <w:p w14:paraId="435509F6" w14:textId="77777777" w:rsidR="000A3578" w:rsidRPr="007F5636" w:rsidRDefault="000A3578" w:rsidP="000A3578">
      <w:pPr>
        <w:pStyle w:val="Commentaire"/>
      </w:pPr>
      <w:r w:rsidRPr="007F5636">
        <w:rPr>
          <w:rStyle w:val="Marquedecommentaire"/>
        </w:rPr>
        <w:annotationRef/>
      </w:r>
      <w:r w:rsidRPr="007F5636">
        <w:t>Avec le langage PHP</w:t>
      </w:r>
    </w:p>
  </w:comment>
  <w:comment w:id="10" w:author="Théo OLLIVIER" w:date="2024-04-24T11:18:00Z" w:initials="TO">
    <w:p w14:paraId="516F5808" w14:textId="77777777" w:rsidR="00C20629" w:rsidRPr="007F5636" w:rsidRDefault="00C20629" w:rsidP="00C20629">
      <w:pPr>
        <w:pStyle w:val="Commentaire"/>
      </w:pPr>
      <w:r w:rsidRPr="007F5636">
        <w:rPr>
          <w:rStyle w:val="Marquedecommentaire"/>
        </w:rPr>
        <w:annotationRef/>
      </w:r>
      <w:r w:rsidRPr="007F5636">
        <w:t>Déplace cette partie après l’introduction</w:t>
      </w:r>
    </w:p>
  </w:comment>
  <w:comment w:id="14" w:author="Théo OLLIVIER" w:date="2024-04-24T11:20:00Z" w:initials="TO">
    <w:p w14:paraId="71E31181" w14:textId="77777777" w:rsidR="000A3578" w:rsidRPr="007F5636" w:rsidRDefault="000A3578" w:rsidP="000A3578">
      <w:pPr>
        <w:pStyle w:val="Commentaire"/>
      </w:pPr>
      <w:r w:rsidRPr="007F5636">
        <w:rPr>
          <w:rStyle w:val="Marquedecommentaire"/>
        </w:rPr>
        <w:annotationRef/>
      </w:r>
      <w:r w:rsidRPr="007F5636">
        <w:t>Il s’agit plutôt de parler des spécifications techniques et pas de ce que tu sais déjà</w:t>
      </w:r>
    </w:p>
  </w:comment>
  <w:comment w:id="32" w:author="Théo OLLIVIER" w:date="2024-04-24T11:38:00Z" w:initials="TO">
    <w:p w14:paraId="6A15C522" w14:textId="77777777" w:rsidR="002E3E04" w:rsidRPr="007F5636" w:rsidRDefault="002E3E04" w:rsidP="002E3E04">
      <w:pPr>
        <w:pStyle w:val="Commentaire"/>
      </w:pPr>
      <w:r w:rsidRPr="007F5636">
        <w:rPr>
          <w:rStyle w:val="Marquedecommentaire"/>
        </w:rPr>
        <w:annotationRef/>
      </w:r>
      <w:r w:rsidRPr="007F5636">
        <w:t>Renomme ça : Gestion des utilisateurs</w:t>
      </w:r>
    </w:p>
  </w:comment>
  <w:comment w:id="34" w:author="Théo OLLIVIER" w:date="2024-04-24T11:38:00Z" w:initials="TO">
    <w:p w14:paraId="45871A88" w14:textId="77777777" w:rsidR="002E3E04" w:rsidRPr="007F5636" w:rsidRDefault="002E3E04" w:rsidP="002E3E04">
      <w:pPr>
        <w:pStyle w:val="Commentaire"/>
      </w:pPr>
      <w:r w:rsidRPr="007F5636">
        <w:rPr>
          <w:rStyle w:val="Marquedecommentaire"/>
        </w:rPr>
        <w:annotationRef/>
      </w:r>
      <w:r w:rsidRPr="007F5636">
        <w:t>Un peu plus de détail serait bienvenu</w:t>
      </w:r>
    </w:p>
  </w:comment>
  <w:comment w:id="36" w:author="Théo OLLIVIER" w:date="2024-04-24T11:39:00Z" w:initials="TO">
    <w:p w14:paraId="46DD9F76" w14:textId="77777777" w:rsidR="002E3E04" w:rsidRPr="007F5636" w:rsidRDefault="002E3E04" w:rsidP="002E3E04">
      <w:pPr>
        <w:pStyle w:val="Commentaire"/>
      </w:pPr>
      <w:r w:rsidRPr="007F5636">
        <w:rPr>
          <w:rStyle w:val="Marquedecommentaire"/>
        </w:rPr>
        <w:annotationRef/>
      </w:r>
      <w:r w:rsidRPr="007F5636">
        <w:t>Tu entends quoi par message ?</w:t>
      </w:r>
    </w:p>
  </w:comment>
  <w:comment w:id="41" w:author="Théo OLLIVIER" w:date="2024-04-24T11:31:00Z" w:initials="TO">
    <w:p w14:paraId="4B58A261" w14:textId="77777777" w:rsidR="0000678A" w:rsidRPr="007F5636" w:rsidRDefault="0000678A" w:rsidP="0000678A">
      <w:pPr>
        <w:pStyle w:val="Commentaire"/>
      </w:pPr>
      <w:r w:rsidRPr="007F5636">
        <w:rPr>
          <w:rStyle w:val="Marquedecommentaire"/>
        </w:rPr>
        <w:annotationRef/>
      </w:r>
      <w:r w:rsidRPr="007F5636">
        <w:t xml:space="preserve">Il manque les corps des fonctions appelées par les évènements </w:t>
      </w:r>
    </w:p>
  </w:comment>
  <w:comment w:id="46" w:author="Théo OLLIVIER" w:date="2024-04-24T11:41:00Z" w:initials="TO">
    <w:p w14:paraId="595BD146" w14:textId="77777777" w:rsidR="002E3E04" w:rsidRPr="007F5636" w:rsidRDefault="002E3E04" w:rsidP="002E3E04">
      <w:pPr>
        <w:pStyle w:val="Commentaire"/>
      </w:pPr>
      <w:r w:rsidRPr="007F5636">
        <w:rPr>
          <w:rStyle w:val="Marquedecommentaire"/>
        </w:rPr>
        <w:annotationRef/>
      </w:r>
      <w:r w:rsidRPr="007F5636">
        <w:t>Tu n’as pas mis en place de tests automatisés ?</w:t>
      </w:r>
    </w:p>
  </w:comment>
  <w:comment w:id="48" w:author="Théo OLLIVIER" w:date="2024-04-24T11:17:00Z" w:initials="TO">
    <w:p w14:paraId="00BB1C9B" w14:textId="77777777" w:rsidR="007D1708" w:rsidRPr="007F5636" w:rsidRDefault="007D1708" w:rsidP="007D1708">
      <w:pPr>
        <w:pStyle w:val="Commentaire"/>
      </w:pPr>
      <w:r w:rsidRPr="007F5636">
        <w:rPr>
          <w:rStyle w:val="Marquedecommentaire"/>
        </w:rPr>
        <w:annotationRef/>
      </w:r>
      <w:r w:rsidRPr="007F5636">
        <w:t>Je ne mettrais pas cette partie ici mais plutôt après les tests</w:t>
      </w:r>
    </w:p>
  </w:comment>
  <w:comment w:id="52" w:author="Théo OLLIVIER" w:date="2024-04-24T11:42:00Z" w:initials="TO">
    <w:p w14:paraId="7DC21DD1" w14:textId="77777777" w:rsidR="00504F14" w:rsidRDefault="00504F14" w:rsidP="00504F14">
      <w:pPr>
        <w:pStyle w:val="Commentaire"/>
      </w:pPr>
      <w:r w:rsidRPr="007F5636">
        <w:rPr>
          <w:rStyle w:val="Marquedecommentaire"/>
        </w:rPr>
        <w:annotationRef/>
      </w:r>
      <w:r w:rsidRPr="007F5636">
        <w:t>Essaies de suivre les même remarques faites au dessus pour le projet que tu as réalisé pendant le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30B1BC" w15:done="0"/>
  <w15:commentEx w15:paraId="5C1C395D" w15:done="0"/>
  <w15:commentEx w15:paraId="435509F6" w15:done="0"/>
  <w15:commentEx w15:paraId="516F5808" w15:done="0"/>
  <w15:commentEx w15:paraId="71E31181" w15:done="0"/>
  <w15:commentEx w15:paraId="6A15C522" w15:done="0"/>
  <w15:commentEx w15:paraId="45871A88" w15:done="0"/>
  <w15:commentEx w15:paraId="46DD9F76" w15:done="0"/>
  <w15:commentEx w15:paraId="4B58A261" w15:done="0"/>
  <w15:commentEx w15:paraId="595BD146" w15:done="0"/>
  <w15:commentEx w15:paraId="00BB1C9B" w15:done="0"/>
  <w15:commentEx w15:paraId="7DC21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0AAF0D" w16cex:dateUtc="2024-04-24T09:15:00Z">
    <w16cex:extLst>
      <w16:ext w16:uri="{CE6994B0-6A32-4C9F-8C6B-6E91EDA988CE}">
        <cr:reactions xmlns:cr="http://schemas.microsoft.com/office/comments/2020/reactions">
          <cr:reaction reactionType="1">
            <cr:reactionInfo dateUtc="2024-04-24T11:31:32Z">
              <cr:user userId="S::sylvain.torrenti@dsi-ap.com::2403b2bd-6c40-4f86-86d4-b04b625854da" userProvider="AD" userName="Sylvain Torrenti"/>
            </cr:reactionInfo>
          </cr:reaction>
        </cr:reactions>
      </w16:ext>
    </w16cex:extLst>
  </w16cex:commentExtensible>
  <w16cex:commentExtensible w16cex:durableId="7CE3AADF" w16cex:dateUtc="2024-04-24T09:15:00Z">
    <w16cex:extLst>
      <w16:ext w16:uri="{CE6994B0-6A32-4C9F-8C6B-6E91EDA988CE}">
        <cr:reactions xmlns:cr="http://schemas.microsoft.com/office/comments/2020/reactions">
          <cr:reaction reactionType="1">
            <cr:reactionInfo dateUtc="2024-04-24T11:35:24Z">
              <cr:user userId="S::sylvain.torrenti@dsi-ap.com::2403b2bd-6c40-4f86-86d4-b04b625854da" userProvider="AD" userName="Sylvain Torrenti"/>
            </cr:reactionInfo>
          </cr:reaction>
        </cr:reactions>
      </w16:ext>
    </w16cex:extLst>
  </w16cex:commentExtensible>
  <w16cex:commentExtensible w16cex:durableId="5B47B0D2" w16cex:dateUtc="2024-04-24T09:16:00Z">
    <w16cex:extLst>
      <w16:ext w16:uri="{CE6994B0-6A32-4C9F-8C6B-6E91EDA988CE}">
        <cr:reactions xmlns:cr="http://schemas.microsoft.com/office/comments/2020/reactions">
          <cr:reaction reactionType="1">
            <cr:reactionInfo dateUtc="2024-04-24T11:36:03Z">
              <cr:user userId="S::sylvain.torrenti@dsi-ap.com::2403b2bd-6c40-4f86-86d4-b04b625854da" userProvider="AD" userName="Sylvain Torrenti"/>
            </cr:reactionInfo>
          </cr:reaction>
        </cr:reactions>
      </w16:ext>
    </w16cex:extLst>
  </w16cex:commentExtensible>
  <w16cex:commentExtensible w16cex:durableId="0B65DFBF" w16cex:dateUtc="2024-04-24T09:18:00Z">
    <w16cex:extLst>
      <w16:ext w16:uri="{CE6994B0-6A32-4C9F-8C6B-6E91EDA988CE}">
        <cr:reactions xmlns:cr="http://schemas.microsoft.com/office/comments/2020/reactions">
          <cr:reaction reactionType="1">
            <cr:reactionInfo dateUtc="2024-04-24T11:30:27Z">
              <cr:user userId="S::sylvain.torrenti@dsi-ap.com::2403b2bd-6c40-4f86-86d4-b04b625854da" userProvider="AD" userName="Sylvain Torrenti"/>
            </cr:reactionInfo>
          </cr:reaction>
        </cr:reactions>
      </w16:ext>
    </w16cex:extLst>
  </w16cex:commentExtensible>
  <w16cex:commentExtensible w16cex:durableId="7FDDB264" w16cex:dateUtc="2024-04-24T09:20:00Z">
    <w16cex:extLst>
      <w16:ext w16:uri="{CE6994B0-6A32-4C9F-8C6B-6E91EDA988CE}">
        <cr:reactions xmlns:cr="http://schemas.microsoft.com/office/comments/2020/reactions">
          <cr:reaction reactionType="1">
            <cr:reactionInfo dateUtc="2024-04-24T11:56:40Z">
              <cr:user userId="S::sylvain.torrenti@dsi-ap.com::2403b2bd-6c40-4f86-86d4-b04b625854da" userProvider="AD" userName="Sylvain Torrenti"/>
            </cr:reactionInfo>
          </cr:reaction>
        </cr:reactions>
      </w16:ext>
    </w16cex:extLst>
  </w16cex:commentExtensible>
  <w16cex:commentExtensible w16cex:durableId="1B9D2B8C" w16cex:dateUtc="2024-04-24T09:38:00Z">
    <w16cex:extLst>
      <w16:ext w16:uri="{CE6994B0-6A32-4C9F-8C6B-6E91EDA988CE}">
        <cr:reactions xmlns:cr="http://schemas.microsoft.com/office/comments/2020/reactions">
          <cr:reaction reactionType="1">
            <cr:reactionInfo dateUtc="2024-04-24T12:38:58Z">
              <cr:user userId="S::sylvain.torrenti@dsi-ap.com::2403b2bd-6c40-4f86-86d4-b04b625854da" userProvider="AD" userName="Sylvain Torrenti"/>
            </cr:reactionInfo>
          </cr:reaction>
        </cr:reactions>
      </w16:ext>
    </w16cex:extLst>
  </w16cex:commentExtensible>
  <w16cex:commentExtensible w16cex:durableId="2A4B960B" w16cex:dateUtc="2024-04-24T09:38:00Z">
    <w16cex:extLst>
      <w16:ext w16:uri="{CE6994B0-6A32-4C9F-8C6B-6E91EDA988CE}">
        <cr:reactions xmlns:cr="http://schemas.microsoft.com/office/comments/2020/reactions">
          <cr:reaction reactionType="1">
            <cr:reactionInfo dateUtc="2024-04-24T12:49:10Z">
              <cr:user userId="S::sylvain.torrenti@dsi-ap.com::2403b2bd-6c40-4f86-86d4-b04b625854da" userProvider="AD" userName="Sylvain Torrenti"/>
            </cr:reactionInfo>
          </cr:reaction>
        </cr:reactions>
      </w16:ext>
    </w16cex:extLst>
  </w16cex:commentExtensible>
  <w16cex:commentExtensible w16cex:durableId="0F64A1E1" w16cex:dateUtc="2024-04-24T09:39:00Z">
    <w16cex:extLst>
      <w16:ext w16:uri="{CE6994B0-6A32-4C9F-8C6B-6E91EDA988CE}">
        <cr:reactions xmlns:cr="http://schemas.microsoft.com/office/comments/2020/reactions">
          <cr:reaction reactionType="1">
            <cr:reactionInfo dateUtc="2024-04-24T12:53:35Z">
              <cr:user userId="S::sylvain.torrenti@dsi-ap.com::2403b2bd-6c40-4f86-86d4-b04b625854da" userProvider="AD" userName="Sylvain Torrenti"/>
            </cr:reactionInfo>
          </cr:reaction>
        </cr:reactions>
      </w16:ext>
    </w16cex:extLst>
  </w16cex:commentExtensible>
  <w16cex:commentExtensible w16cex:durableId="2ACA5DFD" w16cex:dateUtc="2024-04-24T09:31:00Z">
    <w16cex:extLst>
      <w16:ext w16:uri="{CE6994B0-6A32-4C9F-8C6B-6E91EDA988CE}">
        <cr:reactions xmlns:cr="http://schemas.microsoft.com/office/comments/2020/reactions">
          <cr:reaction reactionType="1">
            <cr:reactionInfo dateUtc="2024-04-24T12:55:56Z">
              <cr:user userId="S::sylvain.torrenti@dsi-ap.com::2403b2bd-6c40-4f86-86d4-b04b625854da" userProvider="AD" userName="Sylvain Torrenti"/>
            </cr:reactionInfo>
          </cr:reaction>
        </cr:reactions>
      </w16:ext>
    </w16cex:extLst>
  </w16cex:commentExtensible>
  <w16cex:commentExtensible w16cex:durableId="65E887B5" w16cex:dateUtc="2024-04-24T09:41:00Z">
    <w16cex:extLst>
      <w16:ext w16:uri="{CE6994B0-6A32-4C9F-8C6B-6E91EDA988CE}">
        <cr:reactions xmlns:cr="http://schemas.microsoft.com/office/comments/2020/reactions">
          <cr:reaction reactionType="1">
            <cr:reactionInfo dateUtc="2024-04-24T12:58:20Z">
              <cr:user userId="S::sylvain.torrenti@dsi-ap.com::2403b2bd-6c40-4f86-86d4-b04b625854da" userProvider="AD" userName="Sylvain Torrenti"/>
            </cr:reactionInfo>
          </cr:reaction>
        </cr:reactions>
      </w16:ext>
    </w16cex:extLst>
  </w16cex:commentExtensible>
  <w16cex:commentExtensible w16cex:durableId="37B75D0A" w16cex:dateUtc="2024-04-24T09:17:00Z">
    <w16cex:extLst>
      <w16:ext w16:uri="{CE6994B0-6A32-4C9F-8C6B-6E91EDA988CE}">
        <cr:reactions xmlns:cr="http://schemas.microsoft.com/office/comments/2020/reactions">
          <cr:reaction reactionType="1">
            <cr:reactionInfo dateUtc="2024-04-24T11:38:40Z">
              <cr:user userId="S::sylvain.torrenti@dsi-ap.com::2403b2bd-6c40-4f86-86d4-b04b625854da" userProvider="AD" userName="Sylvain Torrenti"/>
            </cr:reactionInfo>
          </cr:reaction>
        </cr:reactions>
      </w16:ext>
    </w16cex:extLst>
  </w16cex:commentExtensible>
  <w16cex:commentExtensible w16cex:durableId="6D168D87" w16cex:dateUtc="2024-04-24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30B1BC" w16cid:durableId="270AAF0D"/>
  <w16cid:commentId w16cid:paraId="5C1C395D" w16cid:durableId="7CE3AADF"/>
  <w16cid:commentId w16cid:paraId="435509F6" w16cid:durableId="5B47B0D2"/>
  <w16cid:commentId w16cid:paraId="516F5808" w16cid:durableId="0B65DFBF"/>
  <w16cid:commentId w16cid:paraId="71E31181" w16cid:durableId="7FDDB264"/>
  <w16cid:commentId w16cid:paraId="6A15C522" w16cid:durableId="1B9D2B8C"/>
  <w16cid:commentId w16cid:paraId="45871A88" w16cid:durableId="2A4B960B"/>
  <w16cid:commentId w16cid:paraId="46DD9F76" w16cid:durableId="0F64A1E1"/>
  <w16cid:commentId w16cid:paraId="4B58A261" w16cid:durableId="2ACA5DFD"/>
  <w16cid:commentId w16cid:paraId="595BD146" w16cid:durableId="65E887B5"/>
  <w16cid:commentId w16cid:paraId="00BB1C9B" w16cid:durableId="37B75D0A"/>
  <w16cid:commentId w16cid:paraId="7DC21DD1" w16cid:durableId="6D16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F9355" w14:textId="77777777" w:rsidR="007E4675" w:rsidRPr="007F5636" w:rsidRDefault="007E4675" w:rsidP="00F61442">
      <w:pPr>
        <w:spacing w:after="0" w:line="240" w:lineRule="auto"/>
      </w:pPr>
      <w:r w:rsidRPr="007F5636">
        <w:separator/>
      </w:r>
    </w:p>
  </w:endnote>
  <w:endnote w:type="continuationSeparator" w:id="0">
    <w:p w14:paraId="3602635B" w14:textId="77777777" w:rsidR="007E4675" w:rsidRPr="007F5636" w:rsidRDefault="007E4675"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CB75B" w14:textId="77777777" w:rsidR="007E4675" w:rsidRPr="007F5636" w:rsidRDefault="007E4675" w:rsidP="00F61442">
      <w:pPr>
        <w:spacing w:after="0" w:line="240" w:lineRule="auto"/>
      </w:pPr>
      <w:r w:rsidRPr="007F5636">
        <w:separator/>
      </w:r>
    </w:p>
  </w:footnote>
  <w:footnote w:type="continuationSeparator" w:id="0">
    <w:p w14:paraId="02460FAB" w14:textId="77777777" w:rsidR="007E4675" w:rsidRPr="007F5636" w:rsidRDefault="007E4675"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0BA69308" w:rsidR="00F61442" w:rsidRPr="007F5636" w:rsidRDefault="00CB44B1" w:rsidP="00004AF9">
    <w:pPr>
      <w:pStyle w:val="En-tte"/>
      <w:jc w:val="center"/>
      <w:rPr>
        <w:sz w:val="40"/>
        <w:szCs w:val="40"/>
      </w:rPr>
    </w:pPr>
    <w:r w:rsidRPr="007F5636">
      <w:rPr>
        <w:sz w:val="40"/>
        <w:szCs w:val="40"/>
      </w:rPr>
      <w:t>Dossier projet</w:t>
    </w:r>
  </w:p>
  <w:p w14:paraId="0E1B2CC6" w14:textId="77777777" w:rsidR="00004AF9" w:rsidRPr="007F5636" w:rsidRDefault="00004AF9" w:rsidP="00004AF9">
    <w:pPr>
      <w:pStyle w:val="En-tte"/>
      <w:jc w:val="center"/>
      <w:rPr>
        <w:sz w:val="52"/>
        <w:szCs w:val="52"/>
      </w:rPr>
    </w:pP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09D6" w14:textId="77777777" w:rsidR="00576B10" w:rsidRPr="005C7F48" w:rsidRDefault="00576B10" w:rsidP="00576B10">
    <w:pPr>
      <w:jc w:val="center"/>
      <w:rPr>
        <w:sz w:val="48"/>
        <w:szCs w:val="48"/>
      </w:rPr>
    </w:pPr>
    <w:r w:rsidRPr="005C7F48">
      <w:rPr>
        <w:sz w:val="48"/>
        <w:szCs w:val="48"/>
      </w:rPr>
      <w:t>Concepteur Développeur d’Applications</w:t>
    </w:r>
  </w:p>
  <w:p w14:paraId="2541C9FB" w14:textId="77777777" w:rsidR="00576B10" w:rsidRDefault="00576B10" w:rsidP="00576B10">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4D8"/>
    <w:rsid w:val="00023CB5"/>
    <w:rsid w:val="000248CE"/>
    <w:rsid w:val="00025458"/>
    <w:rsid w:val="000263C9"/>
    <w:rsid w:val="000320D7"/>
    <w:rsid w:val="0003366E"/>
    <w:rsid w:val="000342F9"/>
    <w:rsid w:val="00037FBE"/>
    <w:rsid w:val="000400CF"/>
    <w:rsid w:val="000421C3"/>
    <w:rsid w:val="0004685A"/>
    <w:rsid w:val="000475F7"/>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5C80"/>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3134"/>
    <w:rsid w:val="001377A8"/>
    <w:rsid w:val="00141472"/>
    <w:rsid w:val="0014195E"/>
    <w:rsid w:val="00145162"/>
    <w:rsid w:val="0015554E"/>
    <w:rsid w:val="0015727B"/>
    <w:rsid w:val="00162246"/>
    <w:rsid w:val="00162AD5"/>
    <w:rsid w:val="00167CB0"/>
    <w:rsid w:val="00173D1B"/>
    <w:rsid w:val="00187AE0"/>
    <w:rsid w:val="00191032"/>
    <w:rsid w:val="001924F6"/>
    <w:rsid w:val="0019670C"/>
    <w:rsid w:val="001A3404"/>
    <w:rsid w:val="001A7BFC"/>
    <w:rsid w:val="001B1125"/>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55357"/>
    <w:rsid w:val="002612C3"/>
    <w:rsid w:val="0026173E"/>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71A"/>
    <w:rsid w:val="00340E12"/>
    <w:rsid w:val="0034226A"/>
    <w:rsid w:val="0034674E"/>
    <w:rsid w:val="0035345C"/>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E10DA"/>
    <w:rsid w:val="003E6F0B"/>
    <w:rsid w:val="003F0D98"/>
    <w:rsid w:val="003F19AE"/>
    <w:rsid w:val="003F3E8C"/>
    <w:rsid w:val="003F7F92"/>
    <w:rsid w:val="0040113F"/>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82C"/>
    <w:rsid w:val="0048395F"/>
    <w:rsid w:val="00486937"/>
    <w:rsid w:val="00490008"/>
    <w:rsid w:val="0049202A"/>
    <w:rsid w:val="004927B5"/>
    <w:rsid w:val="00493377"/>
    <w:rsid w:val="004A3B4C"/>
    <w:rsid w:val="004A4078"/>
    <w:rsid w:val="004A7102"/>
    <w:rsid w:val="004B0F09"/>
    <w:rsid w:val="004B1885"/>
    <w:rsid w:val="004B2DF7"/>
    <w:rsid w:val="004B5E07"/>
    <w:rsid w:val="004C0695"/>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15A4F"/>
    <w:rsid w:val="00520AD6"/>
    <w:rsid w:val="005319B5"/>
    <w:rsid w:val="0053596D"/>
    <w:rsid w:val="00543EB5"/>
    <w:rsid w:val="005467E9"/>
    <w:rsid w:val="005518D3"/>
    <w:rsid w:val="00551D25"/>
    <w:rsid w:val="00554B2C"/>
    <w:rsid w:val="0055647E"/>
    <w:rsid w:val="00563970"/>
    <w:rsid w:val="00565662"/>
    <w:rsid w:val="00565FA7"/>
    <w:rsid w:val="0057246A"/>
    <w:rsid w:val="00576B10"/>
    <w:rsid w:val="0058082D"/>
    <w:rsid w:val="005833C6"/>
    <w:rsid w:val="00584288"/>
    <w:rsid w:val="0058478E"/>
    <w:rsid w:val="00586987"/>
    <w:rsid w:val="00586DCA"/>
    <w:rsid w:val="005877FB"/>
    <w:rsid w:val="00587A46"/>
    <w:rsid w:val="0059628D"/>
    <w:rsid w:val="005A10FA"/>
    <w:rsid w:val="005A2364"/>
    <w:rsid w:val="005A6CCD"/>
    <w:rsid w:val="005B6C7F"/>
    <w:rsid w:val="005B6C8C"/>
    <w:rsid w:val="005C2406"/>
    <w:rsid w:val="005C3E1E"/>
    <w:rsid w:val="005C5383"/>
    <w:rsid w:val="005C5EE9"/>
    <w:rsid w:val="005D71F5"/>
    <w:rsid w:val="005E1408"/>
    <w:rsid w:val="005E35E3"/>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55CF3"/>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0223"/>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5B3"/>
    <w:rsid w:val="007E4675"/>
    <w:rsid w:val="007E5856"/>
    <w:rsid w:val="007E6BB8"/>
    <w:rsid w:val="007E761E"/>
    <w:rsid w:val="007F11CE"/>
    <w:rsid w:val="007F5636"/>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77E2A"/>
    <w:rsid w:val="00884F0A"/>
    <w:rsid w:val="00890614"/>
    <w:rsid w:val="0089087C"/>
    <w:rsid w:val="00892F5B"/>
    <w:rsid w:val="008A406D"/>
    <w:rsid w:val="008A5090"/>
    <w:rsid w:val="008B6864"/>
    <w:rsid w:val="008C36FF"/>
    <w:rsid w:val="008C5413"/>
    <w:rsid w:val="008D4296"/>
    <w:rsid w:val="008D43C9"/>
    <w:rsid w:val="008D7061"/>
    <w:rsid w:val="008E1330"/>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6CE1"/>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43003"/>
    <w:rsid w:val="00A50F6D"/>
    <w:rsid w:val="00A52170"/>
    <w:rsid w:val="00A52403"/>
    <w:rsid w:val="00A646D6"/>
    <w:rsid w:val="00A64E3F"/>
    <w:rsid w:val="00A65049"/>
    <w:rsid w:val="00A73982"/>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1B9C"/>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2E04"/>
    <w:rsid w:val="00B63824"/>
    <w:rsid w:val="00B6420D"/>
    <w:rsid w:val="00B64269"/>
    <w:rsid w:val="00B7229D"/>
    <w:rsid w:val="00B756D3"/>
    <w:rsid w:val="00B75785"/>
    <w:rsid w:val="00B774B5"/>
    <w:rsid w:val="00B77B37"/>
    <w:rsid w:val="00B77BFD"/>
    <w:rsid w:val="00B8570D"/>
    <w:rsid w:val="00B90C08"/>
    <w:rsid w:val="00B9313E"/>
    <w:rsid w:val="00B932A3"/>
    <w:rsid w:val="00B969AE"/>
    <w:rsid w:val="00BA7F6E"/>
    <w:rsid w:val="00BB2C93"/>
    <w:rsid w:val="00BB6E7B"/>
    <w:rsid w:val="00BC531A"/>
    <w:rsid w:val="00BD2B27"/>
    <w:rsid w:val="00BD68E6"/>
    <w:rsid w:val="00BD7088"/>
    <w:rsid w:val="00BE07A1"/>
    <w:rsid w:val="00BE1FB7"/>
    <w:rsid w:val="00BE2978"/>
    <w:rsid w:val="00BF3A01"/>
    <w:rsid w:val="00BF5A68"/>
    <w:rsid w:val="00BF65CA"/>
    <w:rsid w:val="00BF6657"/>
    <w:rsid w:val="00BF789D"/>
    <w:rsid w:val="00C07CB9"/>
    <w:rsid w:val="00C10E97"/>
    <w:rsid w:val="00C13AA3"/>
    <w:rsid w:val="00C1488A"/>
    <w:rsid w:val="00C20629"/>
    <w:rsid w:val="00C20B5F"/>
    <w:rsid w:val="00C360EC"/>
    <w:rsid w:val="00C44E84"/>
    <w:rsid w:val="00C4539D"/>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3DB"/>
    <w:rsid w:val="00CB44B1"/>
    <w:rsid w:val="00CB4DC2"/>
    <w:rsid w:val="00CB6F0F"/>
    <w:rsid w:val="00CC04EB"/>
    <w:rsid w:val="00CC137B"/>
    <w:rsid w:val="00CD01D5"/>
    <w:rsid w:val="00CD1A1E"/>
    <w:rsid w:val="00CD1E1C"/>
    <w:rsid w:val="00CD7DE2"/>
    <w:rsid w:val="00CE08B7"/>
    <w:rsid w:val="00CE1039"/>
    <w:rsid w:val="00CE1B3A"/>
    <w:rsid w:val="00CE3D52"/>
    <w:rsid w:val="00CE4966"/>
    <w:rsid w:val="00CE4B54"/>
    <w:rsid w:val="00CE50F3"/>
    <w:rsid w:val="00CF6239"/>
    <w:rsid w:val="00CF7685"/>
    <w:rsid w:val="00D011EB"/>
    <w:rsid w:val="00D01EB2"/>
    <w:rsid w:val="00D039C7"/>
    <w:rsid w:val="00D15A7E"/>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2E85"/>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860E9"/>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6D5E"/>
    <w:rsid w:val="00F07617"/>
    <w:rsid w:val="00F14E2C"/>
    <w:rsid w:val="00F16085"/>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onday.com" TargetMode="External"/><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59</Pages>
  <Words>7122</Words>
  <Characters>39173</Characters>
  <Application>Microsoft Office Word</Application>
  <DocSecurity>0</DocSecurity>
  <Lines>326</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11</cp:revision>
  <dcterms:created xsi:type="dcterms:W3CDTF">2024-04-24T09:41:00Z</dcterms:created>
  <dcterms:modified xsi:type="dcterms:W3CDTF">2024-05-07T12:54:00Z</dcterms:modified>
</cp:coreProperties>
</file>